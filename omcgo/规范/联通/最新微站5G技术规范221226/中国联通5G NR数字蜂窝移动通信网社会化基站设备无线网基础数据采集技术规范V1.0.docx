
<file path=[Content_Types].xml><?xml version="1.0" encoding="utf-8"?>
<Types xmlns="http://schemas.openxmlformats.org/package/2006/content-types">
  <Default Extension="emf" ContentType="image/x-emf"/>
  <Default Extension="xls" ContentType="application/vnd.ms-excel"/>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BBB" w:rsidRDefault="00776686">
      <w:pPr>
        <w:pStyle w:val="afd"/>
        <w:framePr w:wrap="around"/>
      </w:pPr>
      <w:r>
        <w:t xml:space="preserve">QB/CU </w:t>
      </w:r>
    </w:p>
    <w:p w:rsidR="00B53BBB" w:rsidRDefault="00776686">
      <w:pPr>
        <w:pStyle w:val="afe"/>
        <w:framePr w:wrap="around"/>
        <w:rPr>
          <w:rFonts w:ascii="Times New Roman" w:hAnsi="Times New Roman"/>
          <w:sz w:val="52"/>
        </w:rPr>
      </w:pPr>
      <w:r>
        <w:rPr>
          <w:rFonts w:ascii="Times New Roman" w:hAnsi="Times New Roman"/>
          <w:sz w:val="52"/>
        </w:rPr>
        <w:t>中国联通公司企业标准</w:t>
      </w:r>
    </w:p>
    <w:p w:rsidR="00B53BBB" w:rsidRDefault="00776686">
      <w:pPr>
        <w:pStyle w:val="20"/>
        <w:framePr w:wrap="around"/>
        <w:rPr>
          <w:rFonts w:ascii="Times New Roman"/>
        </w:rPr>
      </w:pPr>
      <w:r>
        <w:rPr>
          <w:rFonts w:ascii="Times New Roman" w:hint="eastAsia"/>
        </w:rPr>
        <w:t xml:space="preserve"> QB/CU X13-2022-XXXX</w:t>
      </w:r>
    </w:p>
    <w:tbl>
      <w:tblPr>
        <w:tblW w:w="0" w:type="auto"/>
        <w:tblLook w:val="04A0" w:firstRow="1" w:lastRow="0" w:firstColumn="1" w:lastColumn="0" w:noHBand="0" w:noVBand="1"/>
      </w:tblPr>
      <w:tblGrid>
        <w:gridCol w:w="9356"/>
      </w:tblGrid>
      <w:tr w:rsidR="00B53BBB">
        <w:tc>
          <w:tcPr>
            <w:tcW w:w="9356" w:type="dxa"/>
            <w:tcBorders>
              <w:top w:val="nil"/>
              <w:left w:val="nil"/>
              <w:bottom w:val="nil"/>
              <w:right w:val="nil"/>
            </w:tcBorders>
            <w:shd w:val="clear" w:color="auto" w:fill="auto"/>
          </w:tcPr>
          <w:p w:rsidR="00B53BBB" w:rsidRDefault="00B53BBB">
            <w:pPr>
              <w:pStyle w:val="afa"/>
              <w:framePr w:wrap="around"/>
              <w:widowControl w:val="0"/>
              <w:wordWrap w:val="0"/>
              <w:ind w:left="363"/>
              <w:rPr>
                <w:rFonts w:ascii="Times New Roman"/>
                <w:kern w:val="2"/>
              </w:rPr>
            </w:pPr>
          </w:p>
        </w:tc>
      </w:tr>
    </w:tbl>
    <w:p w:rsidR="00B53BBB" w:rsidRDefault="00B53BBB">
      <w:pPr>
        <w:pStyle w:val="20"/>
        <w:framePr w:wrap="around"/>
        <w:rPr>
          <w:rFonts w:ascii="Times New Roman"/>
        </w:rPr>
      </w:pPr>
    </w:p>
    <w:p w:rsidR="00B53BBB" w:rsidRDefault="00B53BBB">
      <w:pPr>
        <w:pStyle w:val="20"/>
        <w:framePr w:wrap="around"/>
        <w:rPr>
          <w:rFonts w:ascii="Times New Roman"/>
        </w:rPr>
      </w:pPr>
    </w:p>
    <w:p w:rsidR="00B53BBB" w:rsidRDefault="00776686">
      <w:pPr>
        <w:pStyle w:val="afb"/>
        <w:framePr w:h="4921" w:hRule="exact" w:wrap="around" w:x="991" w:y="6271"/>
      </w:pPr>
      <w:r>
        <w:rPr>
          <w:rFonts w:hAnsiTheme="minorHAnsi" w:hint="eastAsia"/>
          <w:kern w:val="2"/>
          <w:szCs w:val="24"/>
        </w:rPr>
        <w:t>中国联通5G NR数字蜂窝社会化基站无线网基础数据采集技术规范</w:t>
      </w:r>
    </w:p>
    <w:p w:rsidR="00B53BBB" w:rsidRDefault="00776686">
      <w:pPr>
        <w:pStyle w:val="afc"/>
        <w:framePr w:h="4921" w:hRule="exact" w:wrap="around" w:x="991" w:y="6271"/>
        <w:spacing w:line="240" w:lineRule="auto"/>
        <w:rPr>
          <w:rFonts w:ascii="黑体" w:hAnsi="黑体"/>
          <w:kern w:val="2"/>
        </w:rPr>
      </w:pPr>
      <w:r>
        <w:rPr>
          <w:rFonts w:ascii="黑体" w:hAnsi="黑体" w:hint="eastAsia"/>
          <w:kern w:val="2"/>
        </w:rPr>
        <w:t>China Unicom 5G NR Digital Cellular Mobile Communication Network Technical Specification of Wireless Network Base Data Acquisition for Micro Base Station</w:t>
      </w:r>
    </w:p>
    <w:p w:rsidR="00B53BBB" w:rsidRDefault="00776686">
      <w:pPr>
        <w:pStyle w:val="afc"/>
        <w:framePr w:h="4921" w:hRule="exact" w:wrap="around" w:x="991" w:y="6271"/>
        <w:rPr>
          <w:rFonts w:ascii="黑体" w:hAnsi="黑体"/>
          <w:kern w:val="2"/>
        </w:rPr>
      </w:pPr>
      <w:r>
        <w:rPr>
          <w:rFonts w:ascii="黑体" w:hAnsi="黑体" w:hint="eastAsia"/>
          <w:kern w:val="2"/>
        </w:rPr>
        <w:t>(V1.0)</w:t>
      </w:r>
    </w:p>
    <w:p w:rsidR="00B53BBB" w:rsidRDefault="00B53BBB">
      <w:pPr>
        <w:pStyle w:val="afc"/>
        <w:framePr w:h="4921" w:hRule="exact" w:wrap="around" w:x="991" w:y="6271"/>
        <w:jc w:val="both"/>
        <w:rPr>
          <w:rFonts w:ascii="黑体" w:hAnsi="黑体"/>
          <w:kern w:val="2"/>
        </w:rPr>
      </w:pPr>
    </w:p>
    <w:p w:rsidR="00B53BBB" w:rsidRDefault="00776686">
      <w:pPr>
        <w:pStyle w:val="aff1"/>
        <w:framePr w:wrap="around" w:hAnchor="page" w:x="1424" w:y="14117"/>
        <w:spacing w:beforeLines="100" w:before="312" w:line="240" w:lineRule="atLeast"/>
      </w:pPr>
      <w:r>
        <w:t>20xx- xx -xx</w:t>
      </w:r>
      <w:r>
        <w:t>发布</w:t>
      </w:r>
    </w:p>
    <w:p w:rsidR="00B53BBB" w:rsidRDefault="00776686">
      <w:pPr>
        <w:pStyle w:val="aff2"/>
        <w:framePr w:wrap="around" w:hAnchor="page" w:x="7134" w:y="14084"/>
        <w:spacing w:beforeLines="100" w:before="312" w:line="240" w:lineRule="atLeast"/>
      </w:pPr>
      <w:r>
        <w:t>20xx- xx -xx</w:t>
      </w:r>
      <w:r>
        <w:t>实施</w:t>
      </w:r>
    </w:p>
    <w:p w:rsidR="00B53BBB" w:rsidRDefault="00776686">
      <w:pPr>
        <w:pStyle w:val="aff"/>
        <w:framePr w:wrap="around" w:x="2216" w:y="14731"/>
        <w:spacing w:beforeLines="100" w:before="312" w:line="240" w:lineRule="atLeast"/>
        <w:rPr>
          <w:rFonts w:ascii="Times New Roman"/>
        </w:rPr>
      </w:pPr>
      <w:r>
        <w:rPr>
          <w:rFonts w:ascii="Times New Roman"/>
        </w:rPr>
        <w:t>中国联通公司</w:t>
      </w:r>
      <w:r>
        <w:rPr>
          <w:rFonts w:ascii="Times New Roman"/>
        </w:rPr>
        <w:t>   </w:t>
      </w:r>
      <w:r>
        <w:rPr>
          <w:rStyle w:val="af9"/>
          <w:rFonts w:ascii="Times New Roman"/>
        </w:rPr>
        <w:t>发布</w:t>
      </w:r>
    </w:p>
    <w:p w:rsidR="00B53BBB" w:rsidRDefault="00776686">
      <w:pPr>
        <w:pStyle w:val="aff1"/>
        <w:framePr w:wrap="around" w:hAnchor="page" w:x="1424" w:y="14117"/>
      </w:pPr>
      <w:r>
        <w:t>2022-12-31</w:t>
      </w:r>
      <w:r>
        <w:t>发布</w:t>
      </w:r>
    </w:p>
    <w:p w:rsidR="00B53BBB" w:rsidRDefault="00776686">
      <w:pPr>
        <w:pStyle w:val="aff2"/>
        <w:framePr w:wrap="around" w:hAnchor="page" w:x="7134" w:y="14084"/>
      </w:pPr>
      <w:r>
        <w:t>2022-12-31</w:t>
      </w:r>
      <w:r>
        <w:t>实施</w:t>
      </w:r>
    </w:p>
    <w:bookmarkStart w:id="0" w:name="fm"/>
    <w:p w:rsidR="00B53BBB" w:rsidRDefault="00776686">
      <w:pPr>
        <w:pStyle w:val="af5"/>
        <w:ind w:firstLineChars="0" w:firstLine="0"/>
        <w:rPr>
          <w:rFonts w:ascii="Times New Roman"/>
        </w:rPr>
        <w:sectPr w:rsidR="00B53BBB">
          <w:pgSz w:w="11906" w:h="16838"/>
          <w:pgMar w:top="567" w:right="850" w:bottom="1134" w:left="1418" w:header="0" w:footer="0" w:gutter="0"/>
          <w:pgNumType w:start="1"/>
          <w:cols w:space="425"/>
          <w:docGrid w:type="lines" w:linePitch="312"/>
        </w:sectPr>
      </w:pPr>
      <w:r>
        <w:rPr>
          <w:rFonts w:ascii="Times New Roman"/>
          <w:noProof/>
        </w:rPr>
        <mc:AlternateContent>
          <mc:Choice Requires="wps">
            <w:drawing>
              <wp:anchor distT="0" distB="0" distL="114300" distR="114300" simplePos="0" relativeHeight="251660288" behindDoc="0" locked="0" layoutInCell="1" allowOverlap="1">
                <wp:simplePos x="0" y="0"/>
                <wp:positionH relativeFrom="column">
                  <wp:posOffset>39370</wp:posOffset>
                </wp:positionH>
                <wp:positionV relativeFrom="paragraph">
                  <wp:posOffset>9039860</wp:posOffset>
                </wp:positionV>
                <wp:extent cx="6019165" cy="0"/>
                <wp:effectExtent l="0" t="0" r="20320"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137" cy="0"/>
                        </a:xfrm>
                        <a:prstGeom prst="line">
                          <a:avLst/>
                        </a:prstGeom>
                        <a:noFill/>
                        <a:ln w="9525">
                          <a:solidFill>
                            <a:srgbClr val="000000"/>
                          </a:solidFill>
                          <a:round/>
                        </a:ln>
                      </wps:spPr>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3.1pt;margin-top:711.8pt;height:0pt;width:473.95pt;z-index:251660288;mso-width-relative:page;mso-height-relative:page;" filled="f" stroked="t" coordsize="21600,21600" o:gfxdata="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qiX0E1gAAAAsB&#10;AAAPAAAAAAAAAAEAIAAAACIAAABkcnMvZG93bnJldi54bWxQSwECFAAUAAAACACHTuJAIG/V/uQB&#10;AACqAwAADgAAAAAAAAABACAAAAAlAQAAZHJzL2Uyb0RvYy54bWxQSwUGAAAAAAYABgBZAQAAewUA&#10;AAAA&#10;">
                <v:fill on="f" focussize="0,0"/>
                <v:stroke color="#000000" joinstyle="round"/>
                <v:imagedata o:title=""/>
                <o:lock v:ext="edit" aspectratio="f"/>
              </v:line>
            </w:pict>
          </mc:Fallback>
        </mc:AlternateContent>
      </w:r>
      <w:r>
        <w:rPr>
          <w:rFonts w:ascii="Times New Roman"/>
          <w:noProof/>
        </w:rPr>
        <mc:AlternateContent>
          <mc:Choice Requires="wps">
            <w:drawing>
              <wp:anchor distT="0" distB="0" distL="114300" distR="114300" simplePos="0" relativeHeight="251659264" behindDoc="0" locked="0" layoutInCell="1" allowOverlap="1">
                <wp:simplePos x="0" y="0"/>
                <wp:positionH relativeFrom="column">
                  <wp:posOffset>37465</wp:posOffset>
                </wp:positionH>
                <wp:positionV relativeFrom="paragraph">
                  <wp:posOffset>1969135</wp:posOffset>
                </wp:positionV>
                <wp:extent cx="6019165" cy="0"/>
                <wp:effectExtent l="0" t="0" r="20320" b="1905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137" cy="0"/>
                        </a:xfrm>
                        <a:prstGeom prst="line">
                          <a:avLst/>
                        </a:prstGeom>
                        <a:noFill/>
                        <a:ln w="9525">
                          <a:solidFill>
                            <a:srgbClr val="000000"/>
                          </a:solidFill>
                          <a:round/>
                        </a:ln>
                      </wps:spPr>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2.95pt;margin-top:155.05pt;height:0pt;width:473.95pt;z-index:251659264;mso-width-relative:page;mso-height-relative:page;" filled="f" stroked="t" coordsize="21600,21600" o:gfxdata="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5TscNUAAAAJAQAA&#10;DwAAAAAAAAABACAAAAAiAAAAZHJzL2Rvd25yZXYueG1sUEsBAhQAFAAAAAgAh07iQPTk1lrjAQAA&#10;qgMAAA4AAAAAAAAAAQAgAAAAJAEAAGRycy9lMm9Eb2MueG1sUEsFBgAAAAAGAAYAWQEAAHkFAAAA&#10;AA==&#10;">
                <v:fill on="f" focussize="0,0"/>
                <v:stroke color="#000000" joinstyle="round"/>
                <v:imagedata o:title=""/>
                <o:lock v:ext="edit" aspectratio="f"/>
              </v:line>
            </w:pict>
          </mc:Fallback>
        </mc:AlternateContent>
      </w:r>
      <w:bookmarkEnd w:id="0"/>
    </w:p>
    <w:p w:rsidR="00B53BBB" w:rsidRDefault="00776686">
      <w:pPr>
        <w:jc w:val="center"/>
        <w:rPr>
          <w:rFonts w:ascii="黑体" w:eastAsia="黑体" w:hAnsi="黑体"/>
          <w:bCs/>
          <w:sz w:val="32"/>
          <w:szCs w:val="40"/>
        </w:rPr>
      </w:pPr>
      <w:r>
        <w:rPr>
          <w:rFonts w:ascii="黑体" w:eastAsia="黑体" w:hAnsi="黑体" w:hint="eastAsia"/>
          <w:bCs/>
          <w:sz w:val="32"/>
          <w:szCs w:val="40"/>
        </w:rPr>
        <w:lastRenderedPageBreak/>
        <w:t>目</w:t>
      </w:r>
      <w:bookmarkStart w:id="1" w:name="BKML"/>
      <w:r>
        <w:rPr>
          <w:rFonts w:ascii="黑体" w:eastAsia="黑体" w:hAnsi="黑体" w:hint="eastAsia"/>
          <w:bCs/>
          <w:sz w:val="32"/>
          <w:szCs w:val="40"/>
        </w:rPr>
        <w:t>  次</w:t>
      </w:r>
      <w:bookmarkEnd w:id="1"/>
    </w:p>
    <w:p w:rsidR="00824D1A" w:rsidRDefault="00776686" w:rsidP="00824D1A">
      <w:pPr>
        <w:pStyle w:val="10"/>
        <w:spacing w:before="78" w:after="78"/>
        <w:rPr>
          <w:ins w:id="2" w:author="tangjinkun" w:date="2022-12-27T09:19:00Z"/>
          <w:rFonts w:asciiTheme="minorHAnsi" w:eastAsiaTheme="minorEastAsia" w:hAnsiTheme="minorHAnsi" w:cstheme="minorBidi"/>
          <w:noProof/>
          <w:szCs w:val="22"/>
        </w:rPr>
      </w:pPr>
      <w:r>
        <w:rPr>
          <w:rFonts w:ascii="Times New Roman"/>
        </w:rPr>
        <w:fldChar w:fldCharType="begin"/>
      </w:r>
      <w:r>
        <w:rPr>
          <w:rFonts w:ascii="Times New Roman"/>
        </w:rPr>
        <w:instrText xml:space="preserve"> TOC \o "1-4" \h \z \u </w:instrText>
      </w:r>
      <w:r>
        <w:rPr>
          <w:rFonts w:ascii="Times New Roman"/>
        </w:rPr>
        <w:fldChar w:fldCharType="separate"/>
      </w:r>
      <w:ins w:id="3" w:author="tangjinkun" w:date="2022-12-27T09:19:00Z">
        <w:r w:rsidR="00824D1A" w:rsidRPr="00AB028C">
          <w:rPr>
            <w:rStyle w:val="af3"/>
            <w:noProof/>
          </w:rPr>
          <w:fldChar w:fldCharType="begin"/>
        </w:r>
        <w:r w:rsidR="00824D1A" w:rsidRPr="00AB028C">
          <w:rPr>
            <w:rStyle w:val="af3"/>
            <w:noProof/>
          </w:rPr>
          <w:instrText xml:space="preserve"> </w:instrText>
        </w:r>
        <w:r w:rsidR="00824D1A">
          <w:rPr>
            <w:noProof/>
          </w:rPr>
          <w:instrText>HYPERLINK \l "_Toc123025211"</w:instrText>
        </w:r>
        <w:r w:rsidR="00824D1A" w:rsidRPr="00AB028C">
          <w:rPr>
            <w:rStyle w:val="af3"/>
            <w:noProof/>
          </w:rPr>
          <w:instrText xml:space="preserve"> </w:instrText>
        </w:r>
        <w:r w:rsidR="00824D1A" w:rsidRPr="00AB028C">
          <w:rPr>
            <w:rStyle w:val="af3"/>
            <w:noProof/>
          </w:rPr>
          <w:fldChar w:fldCharType="separate"/>
        </w:r>
        <w:r w:rsidR="00824D1A" w:rsidRPr="00AB028C">
          <w:rPr>
            <w:rStyle w:val="af3"/>
            <w:rFonts w:ascii="Times New Roman" w:hint="eastAsia"/>
            <w:noProof/>
          </w:rPr>
          <w:t>前</w:t>
        </w:r>
        <w:r w:rsidR="00824D1A" w:rsidRPr="00AB028C">
          <w:rPr>
            <w:rStyle w:val="af3"/>
            <w:rFonts w:ascii="Times New Roman"/>
            <w:noProof/>
          </w:rPr>
          <w:t>  </w:t>
        </w:r>
        <w:r w:rsidR="00824D1A" w:rsidRPr="00AB028C">
          <w:rPr>
            <w:rStyle w:val="af3"/>
            <w:rFonts w:ascii="Times New Roman" w:hint="eastAsia"/>
            <w:noProof/>
          </w:rPr>
          <w:t>言</w:t>
        </w:r>
        <w:r w:rsidR="00824D1A">
          <w:rPr>
            <w:noProof/>
            <w:webHidden/>
          </w:rPr>
          <w:tab/>
        </w:r>
        <w:r w:rsidR="00824D1A">
          <w:rPr>
            <w:noProof/>
            <w:webHidden/>
          </w:rPr>
          <w:fldChar w:fldCharType="begin"/>
        </w:r>
        <w:r w:rsidR="00824D1A">
          <w:rPr>
            <w:noProof/>
            <w:webHidden/>
          </w:rPr>
          <w:instrText xml:space="preserve"> PAGEREF _Toc123025211 \h </w:instrText>
        </w:r>
      </w:ins>
      <w:r w:rsidR="00824D1A">
        <w:rPr>
          <w:noProof/>
          <w:webHidden/>
        </w:rPr>
      </w:r>
      <w:r w:rsidR="00824D1A">
        <w:rPr>
          <w:noProof/>
          <w:webHidden/>
        </w:rPr>
        <w:fldChar w:fldCharType="separate"/>
      </w:r>
      <w:ins w:id="4" w:author="tangjinkun" w:date="2022-12-27T09:19:00Z">
        <w:r w:rsidR="00824D1A">
          <w:rPr>
            <w:noProof/>
            <w:webHidden/>
          </w:rPr>
          <w:t>II</w:t>
        </w:r>
        <w:r w:rsidR="00824D1A">
          <w:rPr>
            <w:noProof/>
            <w:webHidden/>
          </w:rPr>
          <w:fldChar w:fldCharType="end"/>
        </w:r>
        <w:r w:rsidR="00824D1A" w:rsidRPr="00AB028C">
          <w:rPr>
            <w:rStyle w:val="af3"/>
            <w:noProof/>
          </w:rPr>
          <w:fldChar w:fldCharType="end"/>
        </w:r>
      </w:ins>
    </w:p>
    <w:p w:rsidR="00824D1A" w:rsidRDefault="00824D1A">
      <w:pPr>
        <w:pStyle w:val="2"/>
        <w:rPr>
          <w:ins w:id="5" w:author="tangjinkun" w:date="2022-12-27T09:19:00Z"/>
          <w:rFonts w:asciiTheme="minorHAnsi" w:eastAsiaTheme="minorEastAsia" w:hAnsiTheme="minorHAnsi" w:cstheme="minorBidi"/>
          <w:noProof/>
          <w:kern w:val="2"/>
          <w:szCs w:val="22"/>
        </w:rPr>
      </w:pPr>
      <w:ins w:id="6" w:author="tangjinkun" w:date="2022-12-27T09:19:00Z">
        <w:r w:rsidRPr="00AB028C">
          <w:rPr>
            <w:rStyle w:val="af3"/>
            <w:noProof/>
          </w:rPr>
          <w:fldChar w:fldCharType="begin"/>
        </w:r>
        <w:r w:rsidRPr="00AB028C">
          <w:rPr>
            <w:rStyle w:val="af3"/>
            <w:noProof/>
          </w:rPr>
          <w:instrText xml:space="preserve"> </w:instrText>
        </w:r>
        <w:r>
          <w:rPr>
            <w:noProof/>
          </w:rPr>
          <w:instrText>HYPERLINK \l "_Toc123025212"</w:instrText>
        </w:r>
        <w:r w:rsidRPr="00AB028C">
          <w:rPr>
            <w:rStyle w:val="af3"/>
            <w:noProof/>
          </w:rPr>
          <w:instrText xml:space="preserve"> </w:instrText>
        </w:r>
        <w:r w:rsidRPr="00AB028C">
          <w:rPr>
            <w:rStyle w:val="af3"/>
            <w:noProof/>
          </w:rPr>
          <w:fldChar w:fldCharType="separate"/>
        </w:r>
        <w:r w:rsidRPr="00AB028C">
          <w:rPr>
            <w:rStyle w:val="af3"/>
            <w:noProof/>
          </w:rPr>
          <w:t>1</w:t>
        </w:r>
        <w:r w:rsidRPr="00AB028C">
          <w:rPr>
            <w:rStyle w:val="af3"/>
            <w:rFonts w:ascii="Times New Roman" w:hint="eastAsia"/>
            <w:noProof/>
          </w:rPr>
          <w:t xml:space="preserve"> </w:t>
        </w:r>
        <w:r w:rsidRPr="00AB028C">
          <w:rPr>
            <w:rStyle w:val="af3"/>
            <w:rFonts w:ascii="Times New Roman" w:hint="eastAsia"/>
            <w:noProof/>
          </w:rPr>
          <w:t>范围</w:t>
        </w:r>
        <w:r>
          <w:rPr>
            <w:noProof/>
            <w:webHidden/>
          </w:rPr>
          <w:tab/>
        </w:r>
        <w:r>
          <w:rPr>
            <w:noProof/>
            <w:webHidden/>
          </w:rPr>
          <w:fldChar w:fldCharType="begin"/>
        </w:r>
        <w:r>
          <w:rPr>
            <w:noProof/>
            <w:webHidden/>
          </w:rPr>
          <w:instrText xml:space="preserve"> PAGEREF _Toc123025212 \h </w:instrText>
        </w:r>
      </w:ins>
      <w:r>
        <w:rPr>
          <w:noProof/>
          <w:webHidden/>
        </w:rPr>
      </w:r>
      <w:r>
        <w:rPr>
          <w:noProof/>
          <w:webHidden/>
        </w:rPr>
        <w:fldChar w:fldCharType="separate"/>
      </w:r>
      <w:ins w:id="7"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2"/>
        <w:rPr>
          <w:ins w:id="8" w:author="tangjinkun" w:date="2022-12-27T09:19:00Z"/>
          <w:rFonts w:asciiTheme="minorHAnsi" w:eastAsiaTheme="minorEastAsia" w:hAnsiTheme="minorHAnsi" w:cstheme="minorBidi"/>
          <w:noProof/>
          <w:kern w:val="2"/>
          <w:szCs w:val="22"/>
        </w:rPr>
      </w:pPr>
      <w:ins w:id="9" w:author="tangjinkun" w:date="2022-12-27T09:19:00Z">
        <w:r w:rsidRPr="00AB028C">
          <w:rPr>
            <w:rStyle w:val="af3"/>
            <w:noProof/>
          </w:rPr>
          <w:fldChar w:fldCharType="begin"/>
        </w:r>
        <w:r w:rsidRPr="00AB028C">
          <w:rPr>
            <w:rStyle w:val="af3"/>
            <w:noProof/>
          </w:rPr>
          <w:instrText xml:space="preserve"> </w:instrText>
        </w:r>
        <w:r>
          <w:rPr>
            <w:noProof/>
          </w:rPr>
          <w:instrText>HYPERLINK \l "_Toc123025213"</w:instrText>
        </w:r>
        <w:r w:rsidRPr="00AB028C">
          <w:rPr>
            <w:rStyle w:val="af3"/>
            <w:noProof/>
          </w:rPr>
          <w:instrText xml:space="preserve"> </w:instrText>
        </w:r>
        <w:r w:rsidRPr="00AB028C">
          <w:rPr>
            <w:rStyle w:val="af3"/>
            <w:noProof/>
          </w:rPr>
          <w:fldChar w:fldCharType="separate"/>
        </w:r>
        <w:r w:rsidRPr="00AB028C">
          <w:rPr>
            <w:rStyle w:val="af3"/>
            <w:noProof/>
          </w:rPr>
          <w:t>2</w:t>
        </w:r>
        <w:r w:rsidRPr="00AB028C">
          <w:rPr>
            <w:rStyle w:val="af3"/>
            <w:rFonts w:ascii="Times New Roman" w:hint="eastAsia"/>
            <w:noProof/>
          </w:rPr>
          <w:t xml:space="preserve"> </w:t>
        </w:r>
        <w:r w:rsidRPr="00AB028C">
          <w:rPr>
            <w:rStyle w:val="af3"/>
            <w:rFonts w:ascii="Times New Roman" w:hint="eastAsia"/>
            <w:noProof/>
          </w:rPr>
          <w:t>规范性引用文件</w:t>
        </w:r>
        <w:r>
          <w:rPr>
            <w:noProof/>
            <w:webHidden/>
          </w:rPr>
          <w:tab/>
        </w:r>
        <w:r>
          <w:rPr>
            <w:noProof/>
            <w:webHidden/>
          </w:rPr>
          <w:fldChar w:fldCharType="begin"/>
        </w:r>
        <w:r>
          <w:rPr>
            <w:noProof/>
            <w:webHidden/>
          </w:rPr>
          <w:instrText xml:space="preserve"> PAGEREF _Toc123025213 \h </w:instrText>
        </w:r>
      </w:ins>
      <w:r>
        <w:rPr>
          <w:noProof/>
          <w:webHidden/>
        </w:rPr>
      </w:r>
      <w:r>
        <w:rPr>
          <w:noProof/>
          <w:webHidden/>
        </w:rPr>
        <w:fldChar w:fldCharType="separate"/>
      </w:r>
      <w:ins w:id="10"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2"/>
        <w:rPr>
          <w:ins w:id="11" w:author="tangjinkun" w:date="2022-12-27T09:19:00Z"/>
          <w:rFonts w:asciiTheme="minorHAnsi" w:eastAsiaTheme="minorEastAsia" w:hAnsiTheme="minorHAnsi" w:cstheme="minorBidi"/>
          <w:noProof/>
          <w:kern w:val="2"/>
          <w:szCs w:val="22"/>
        </w:rPr>
      </w:pPr>
      <w:ins w:id="12" w:author="tangjinkun" w:date="2022-12-27T09:19:00Z">
        <w:r w:rsidRPr="00AB028C">
          <w:rPr>
            <w:rStyle w:val="af3"/>
            <w:noProof/>
          </w:rPr>
          <w:fldChar w:fldCharType="begin"/>
        </w:r>
        <w:r w:rsidRPr="00AB028C">
          <w:rPr>
            <w:rStyle w:val="af3"/>
            <w:noProof/>
          </w:rPr>
          <w:instrText xml:space="preserve"> </w:instrText>
        </w:r>
        <w:r>
          <w:rPr>
            <w:noProof/>
          </w:rPr>
          <w:instrText>HYPERLINK \l "_Toc123025214"</w:instrText>
        </w:r>
        <w:r w:rsidRPr="00AB028C">
          <w:rPr>
            <w:rStyle w:val="af3"/>
            <w:noProof/>
          </w:rPr>
          <w:instrText xml:space="preserve"> </w:instrText>
        </w:r>
        <w:r w:rsidRPr="00AB028C">
          <w:rPr>
            <w:rStyle w:val="af3"/>
            <w:noProof/>
          </w:rPr>
          <w:fldChar w:fldCharType="separate"/>
        </w:r>
        <w:r w:rsidRPr="00AB028C">
          <w:rPr>
            <w:rStyle w:val="af3"/>
            <w:noProof/>
          </w:rPr>
          <w:t>3</w:t>
        </w:r>
        <w:r w:rsidRPr="00AB028C">
          <w:rPr>
            <w:rStyle w:val="af3"/>
            <w:rFonts w:ascii="Times New Roman" w:hint="eastAsia"/>
            <w:noProof/>
          </w:rPr>
          <w:t xml:space="preserve"> </w:t>
        </w:r>
        <w:r w:rsidRPr="00AB028C">
          <w:rPr>
            <w:rStyle w:val="af3"/>
            <w:rFonts w:ascii="Times New Roman" w:hint="eastAsia"/>
            <w:noProof/>
          </w:rPr>
          <w:t>术语、定义和缩略语</w:t>
        </w:r>
        <w:r>
          <w:rPr>
            <w:noProof/>
            <w:webHidden/>
          </w:rPr>
          <w:tab/>
        </w:r>
        <w:r>
          <w:rPr>
            <w:noProof/>
            <w:webHidden/>
          </w:rPr>
          <w:fldChar w:fldCharType="begin"/>
        </w:r>
        <w:r>
          <w:rPr>
            <w:noProof/>
            <w:webHidden/>
          </w:rPr>
          <w:instrText xml:space="preserve"> PAGEREF _Toc123025214 \h </w:instrText>
        </w:r>
      </w:ins>
      <w:r>
        <w:rPr>
          <w:noProof/>
          <w:webHidden/>
        </w:rPr>
      </w:r>
      <w:r>
        <w:rPr>
          <w:noProof/>
          <w:webHidden/>
        </w:rPr>
        <w:fldChar w:fldCharType="separate"/>
      </w:r>
      <w:ins w:id="13" w:author="tangjinkun" w:date="2022-12-27T09:19:00Z">
        <w:r>
          <w:rPr>
            <w:noProof/>
            <w:webHidden/>
          </w:rPr>
          <w:t>3</w:t>
        </w:r>
        <w:r>
          <w:rPr>
            <w:noProof/>
            <w:webHidden/>
          </w:rPr>
          <w:fldChar w:fldCharType="end"/>
        </w:r>
        <w:r w:rsidRPr="00AB028C">
          <w:rPr>
            <w:rStyle w:val="af3"/>
            <w:noProof/>
          </w:rPr>
          <w:fldChar w:fldCharType="end"/>
        </w:r>
      </w:ins>
    </w:p>
    <w:p w:rsidR="00824D1A" w:rsidRDefault="00824D1A" w:rsidP="00824D1A">
      <w:pPr>
        <w:pStyle w:val="3"/>
        <w:ind w:firstLine="210"/>
        <w:rPr>
          <w:ins w:id="14" w:author="tangjinkun" w:date="2022-12-27T09:19:00Z"/>
          <w:rFonts w:asciiTheme="minorHAnsi" w:eastAsiaTheme="minorEastAsia" w:hAnsiTheme="minorHAnsi" w:cstheme="minorBidi"/>
          <w:noProof/>
          <w:szCs w:val="22"/>
        </w:rPr>
      </w:pPr>
      <w:ins w:id="15" w:author="tangjinkun" w:date="2022-12-27T09:19:00Z">
        <w:r w:rsidRPr="00AB028C">
          <w:rPr>
            <w:rStyle w:val="af3"/>
            <w:noProof/>
          </w:rPr>
          <w:fldChar w:fldCharType="begin"/>
        </w:r>
        <w:r w:rsidRPr="00AB028C">
          <w:rPr>
            <w:rStyle w:val="af3"/>
            <w:noProof/>
          </w:rPr>
          <w:instrText xml:space="preserve"> </w:instrText>
        </w:r>
        <w:r>
          <w:rPr>
            <w:noProof/>
          </w:rPr>
          <w:instrText>HYPERLINK \l "_Toc123025215"</w:instrText>
        </w:r>
        <w:r w:rsidRPr="00AB028C">
          <w:rPr>
            <w:rStyle w:val="af3"/>
            <w:noProof/>
          </w:rPr>
          <w:instrText xml:space="preserve"> </w:instrText>
        </w:r>
        <w:r w:rsidRPr="00AB028C">
          <w:rPr>
            <w:rStyle w:val="af3"/>
            <w:noProof/>
          </w:rPr>
          <w:fldChar w:fldCharType="separate"/>
        </w:r>
        <w:r w:rsidRPr="00AB028C">
          <w:rPr>
            <w:rStyle w:val="af3"/>
            <w:noProof/>
          </w:rPr>
          <w:t>3.1</w:t>
        </w:r>
        <w:r w:rsidRPr="00AB028C">
          <w:rPr>
            <w:rStyle w:val="af3"/>
            <w:rFonts w:ascii="Times New Roman" w:hint="eastAsia"/>
            <w:noProof/>
          </w:rPr>
          <w:t xml:space="preserve"> </w:t>
        </w:r>
        <w:r w:rsidRPr="00AB028C">
          <w:rPr>
            <w:rStyle w:val="af3"/>
            <w:rFonts w:ascii="Times New Roman" w:hint="eastAsia"/>
            <w:noProof/>
          </w:rPr>
          <w:t>术语</w:t>
        </w:r>
        <w:r>
          <w:rPr>
            <w:noProof/>
            <w:webHidden/>
          </w:rPr>
          <w:tab/>
        </w:r>
        <w:r>
          <w:rPr>
            <w:noProof/>
            <w:webHidden/>
          </w:rPr>
          <w:fldChar w:fldCharType="begin"/>
        </w:r>
        <w:r>
          <w:rPr>
            <w:noProof/>
            <w:webHidden/>
          </w:rPr>
          <w:instrText xml:space="preserve"> PAGEREF _Toc123025215 \h </w:instrText>
        </w:r>
      </w:ins>
      <w:r>
        <w:rPr>
          <w:noProof/>
          <w:webHidden/>
        </w:rPr>
      </w:r>
      <w:r>
        <w:rPr>
          <w:noProof/>
          <w:webHidden/>
        </w:rPr>
        <w:fldChar w:fldCharType="separate"/>
      </w:r>
      <w:ins w:id="16"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4"/>
        <w:ind w:firstLine="420"/>
        <w:rPr>
          <w:ins w:id="17" w:author="tangjinkun" w:date="2022-12-27T09:19:00Z"/>
          <w:rFonts w:asciiTheme="minorHAnsi" w:eastAsiaTheme="minorEastAsia" w:hAnsiTheme="minorHAnsi" w:cstheme="minorBidi"/>
          <w:noProof/>
          <w:szCs w:val="22"/>
        </w:rPr>
      </w:pPr>
      <w:ins w:id="18" w:author="tangjinkun" w:date="2022-12-27T09:19:00Z">
        <w:r w:rsidRPr="00AB028C">
          <w:rPr>
            <w:rStyle w:val="af3"/>
            <w:noProof/>
          </w:rPr>
          <w:fldChar w:fldCharType="begin"/>
        </w:r>
        <w:r w:rsidRPr="00AB028C">
          <w:rPr>
            <w:rStyle w:val="af3"/>
            <w:noProof/>
          </w:rPr>
          <w:instrText xml:space="preserve"> </w:instrText>
        </w:r>
        <w:r>
          <w:rPr>
            <w:noProof/>
          </w:rPr>
          <w:instrText>HYPERLINK \l "_Toc123025216"</w:instrText>
        </w:r>
        <w:r w:rsidRPr="00AB028C">
          <w:rPr>
            <w:rStyle w:val="af3"/>
            <w:noProof/>
          </w:rPr>
          <w:instrText xml:space="preserve"> </w:instrText>
        </w:r>
        <w:r w:rsidRPr="00AB028C">
          <w:rPr>
            <w:rStyle w:val="af3"/>
            <w:noProof/>
          </w:rPr>
          <w:fldChar w:fldCharType="separate"/>
        </w:r>
        <w:r w:rsidRPr="00AB028C">
          <w:rPr>
            <w:rStyle w:val="af3"/>
            <w:noProof/>
          </w:rPr>
          <w:t>3.1.1</w:t>
        </w:r>
        <w:r w:rsidRPr="00AB028C">
          <w:rPr>
            <w:rStyle w:val="af3"/>
            <w:rFonts w:ascii="Times New Roman"/>
            <w:noProof/>
          </w:rPr>
          <w:t xml:space="preserve"> gNB</w:t>
        </w:r>
        <w:r>
          <w:rPr>
            <w:noProof/>
            <w:webHidden/>
          </w:rPr>
          <w:tab/>
        </w:r>
        <w:r>
          <w:rPr>
            <w:noProof/>
            <w:webHidden/>
          </w:rPr>
          <w:fldChar w:fldCharType="begin"/>
        </w:r>
        <w:r>
          <w:rPr>
            <w:noProof/>
            <w:webHidden/>
          </w:rPr>
          <w:instrText xml:space="preserve"> PAGEREF _Toc123025216 \h </w:instrText>
        </w:r>
      </w:ins>
      <w:r>
        <w:rPr>
          <w:noProof/>
          <w:webHidden/>
        </w:rPr>
      </w:r>
      <w:r>
        <w:rPr>
          <w:noProof/>
          <w:webHidden/>
        </w:rPr>
        <w:fldChar w:fldCharType="separate"/>
      </w:r>
      <w:ins w:id="19"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3"/>
        <w:ind w:firstLine="210"/>
        <w:rPr>
          <w:ins w:id="20" w:author="tangjinkun" w:date="2022-12-27T09:19:00Z"/>
          <w:rFonts w:asciiTheme="minorHAnsi" w:eastAsiaTheme="minorEastAsia" w:hAnsiTheme="minorHAnsi" w:cstheme="minorBidi"/>
          <w:noProof/>
          <w:szCs w:val="22"/>
        </w:rPr>
      </w:pPr>
      <w:ins w:id="21" w:author="tangjinkun" w:date="2022-12-27T09:19:00Z">
        <w:r w:rsidRPr="00AB028C">
          <w:rPr>
            <w:rStyle w:val="af3"/>
            <w:noProof/>
          </w:rPr>
          <w:fldChar w:fldCharType="begin"/>
        </w:r>
        <w:r w:rsidRPr="00AB028C">
          <w:rPr>
            <w:rStyle w:val="af3"/>
            <w:noProof/>
          </w:rPr>
          <w:instrText xml:space="preserve"> </w:instrText>
        </w:r>
        <w:r>
          <w:rPr>
            <w:noProof/>
          </w:rPr>
          <w:instrText>HYPERLINK \l "_Toc123025217"</w:instrText>
        </w:r>
        <w:r w:rsidRPr="00AB028C">
          <w:rPr>
            <w:rStyle w:val="af3"/>
            <w:noProof/>
          </w:rPr>
          <w:instrText xml:space="preserve"> </w:instrText>
        </w:r>
        <w:r w:rsidRPr="00AB028C">
          <w:rPr>
            <w:rStyle w:val="af3"/>
            <w:noProof/>
          </w:rPr>
          <w:fldChar w:fldCharType="separate"/>
        </w:r>
        <w:r w:rsidRPr="00AB028C">
          <w:rPr>
            <w:rStyle w:val="af3"/>
            <w:noProof/>
          </w:rPr>
          <w:t>3.2</w:t>
        </w:r>
        <w:r w:rsidRPr="00AB028C">
          <w:rPr>
            <w:rStyle w:val="af3"/>
            <w:rFonts w:ascii="Times New Roman" w:hint="eastAsia"/>
            <w:noProof/>
          </w:rPr>
          <w:t xml:space="preserve"> </w:t>
        </w:r>
        <w:r w:rsidRPr="00AB028C">
          <w:rPr>
            <w:rStyle w:val="af3"/>
            <w:rFonts w:ascii="Times New Roman" w:hint="eastAsia"/>
            <w:noProof/>
          </w:rPr>
          <w:t>缩略语</w:t>
        </w:r>
        <w:r>
          <w:rPr>
            <w:noProof/>
            <w:webHidden/>
          </w:rPr>
          <w:tab/>
        </w:r>
        <w:r>
          <w:rPr>
            <w:noProof/>
            <w:webHidden/>
          </w:rPr>
          <w:fldChar w:fldCharType="begin"/>
        </w:r>
        <w:r>
          <w:rPr>
            <w:noProof/>
            <w:webHidden/>
          </w:rPr>
          <w:instrText xml:space="preserve"> PAGEREF _Toc123025217 \h </w:instrText>
        </w:r>
      </w:ins>
      <w:r>
        <w:rPr>
          <w:noProof/>
          <w:webHidden/>
        </w:rPr>
      </w:r>
      <w:r>
        <w:rPr>
          <w:noProof/>
          <w:webHidden/>
        </w:rPr>
        <w:fldChar w:fldCharType="separate"/>
      </w:r>
      <w:ins w:id="22"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2"/>
        <w:rPr>
          <w:ins w:id="23" w:author="tangjinkun" w:date="2022-12-27T09:19:00Z"/>
          <w:rFonts w:asciiTheme="minorHAnsi" w:eastAsiaTheme="minorEastAsia" w:hAnsiTheme="minorHAnsi" w:cstheme="minorBidi"/>
          <w:noProof/>
          <w:kern w:val="2"/>
          <w:szCs w:val="22"/>
        </w:rPr>
      </w:pPr>
      <w:ins w:id="24" w:author="tangjinkun" w:date="2022-12-27T09:19:00Z">
        <w:r w:rsidRPr="00AB028C">
          <w:rPr>
            <w:rStyle w:val="af3"/>
            <w:noProof/>
          </w:rPr>
          <w:fldChar w:fldCharType="begin"/>
        </w:r>
        <w:r w:rsidRPr="00AB028C">
          <w:rPr>
            <w:rStyle w:val="af3"/>
            <w:noProof/>
          </w:rPr>
          <w:instrText xml:space="preserve"> </w:instrText>
        </w:r>
        <w:r>
          <w:rPr>
            <w:noProof/>
          </w:rPr>
          <w:instrText>HYPERLINK \l "_Toc123025218"</w:instrText>
        </w:r>
        <w:r w:rsidRPr="00AB028C">
          <w:rPr>
            <w:rStyle w:val="af3"/>
            <w:noProof/>
          </w:rPr>
          <w:instrText xml:space="preserve"> </w:instrText>
        </w:r>
        <w:r w:rsidRPr="00AB028C">
          <w:rPr>
            <w:rStyle w:val="af3"/>
            <w:noProof/>
          </w:rPr>
          <w:fldChar w:fldCharType="separate"/>
        </w:r>
        <w:r w:rsidRPr="00AB028C">
          <w:rPr>
            <w:rStyle w:val="af3"/>
            <w:noProof/>
          </w:rPr>
          <w:t>4</w:t>
        </w:r>
        <w:r w:rsidRPr="00AB028C">
          <w:rPr>
            <w:rStyle w:val="af3"/>
            <w:rFonts w:ascii="Times New Roman" w:hint="eastAsia"/>
            <w:noProof/>
          </w:rPr>
          <w:t xml:space="preserve"> </w:t>
        </w:r>
        <w:r w:rsidRPr="00AB028C">
          <w:rPr>
            <w:rStyle w:val="af3"/>
            <w:rFonts w:ascii="Times New Roman" w:hint="eastAsia"/>
            <w:noProof/>
          </w:rPr>
          <w:t>规范说明</w:t>
        </w:r>
        <w:r>
          <w:rPr>
            <w:noProof/>
            <w:webHidden/>
          </w:rPr>
          <w:tab/>
        </w:r>
        <w:r>
          <w:rPr>
            <w:noProof/>
            <w:webHidden/>
          </w:rPr>
          <w:fldChar w:fldCharType="begin"/>
        </w:r>
        <w:r>
          <w:rPr>
            <w:noProof/>
            <w:webHidden/>
          </w:rPr>
          <w:instrText xml:space="preserve"> PAGEREF _Toc123025218 \h </w:instrText>
        </w:r>
      </w:ins>
      <w:r>
        <w:rPr>
          <w:noProof/>
          <w:webHidden/>
        </w:rPr>
      </w:r>
      <w:r>
        <w:rPr>
          <w:noProof/>
          <w:webHidden/>
        </w:rPr>
        <w:fldChar w:fldCharType="separate"/>
      </w:r>
      <w:ins w:id="25" w:author="tangjinkun" w:date="2022-12-27T09:19:00Z">
        <w:r>
          <w:rPr>
            <w:noProof/>
            <w:webHidden/>
          </w:rPr>
          <w:t>3</w:t>
        </w:r>
        <w:r>
          <w:rPr>
            <w:noProof/>
            <w:webHidden/>
          </w:rPr>
          <w:fldChar w:fldCharType="end"/>
        </w:r>
        <w:r w:rsidRPr="00AB028C">
          <w:rPr>
            <w:rStyle w:val="af3"/>
            <w:noProof/>
          </w:rPr>
          <w:fldChar w:fldCharType="end"/>
        </w:r>
      </w:ins>
    </w:p>
    <w:p w:rsidR="00824D1A" w:rsidRDefault="00824D1A" w:rsidP="00824D1A">
      <w:pPr>
        <w:pStyle w:val="3"/>
        <w:ind w:firstLine="210"/>
        <w:rPr>
          <w:ins w:id="26" w:author="tangjinkun" w:date="2022-12-27T09:19:00Z"/>
          <w:rFonts w:asciiTheme="minorHAnsi" w:eastAsiaTheme="minorEastAsia" w:hAnsiTheme="minorHAnsi" w:cstheme="minorBidi"/>
          <w:noProof/>
          <w:szCs w:val="22"/>
        </w:rPr>
      </w:pPr>
      <w:ins w:id="27" w:author="tangjinkun" w:date="2022-12-27T09:19:00Z">
        <w:r w:rsidRPr="00AB028C">
          <w:rPr>
            <w:rStyle w:val="af3"/>
            <w:noProof/>
          </w:rPr>
          <w:fldChar w:fldCharType="begin"/>
        </w:r>
        <w:r w:rsidRPr="00AB028C">
          <w:rPr>
            <w:rStyle w:val="af3"/>
            <w:noProof/>
          </w:rPr>
          <w:instrText xml:space="preserve"> </w:instrText>
        </w:r>
        <w:r>
          <w:rPr>
            <w:noProof/>
          </w:rPr>
          <w:instrText>HYPERLINK \l "_Toc123025219"</w:instrText>
        </w:r>
        <w:r w:rsidRPr="00AB028C">
          <w:rPr>
            <w:rStyle w:val="af3"/>
            <w:noProof/>
          </w:rPr>
          <w:instrText xml:space="preserve"> </w:instrText>
        </w:r>
        <w:r w:rsidRPr="00AB028C">
          <w:rPr>
            <w:rStyle w:val="af3"/>
            <w:noProof/>
          </w:rPr>
          <w:fldChar w:fldCharType="separate"/>
        </w:r>
        <w:r w:rsidRPr="00AB028C">
          <w:rPr>
            <w:rStyle w:val="af3"/>
            <w:noProof/>
          </w:rPr>
          <w:t>4.1</w:t>
        </w:r>
        <w:r w:rsidRPr="00AB028C">
          <w:rPr>
            <w:rStyle w:val="af3"/>
            <w:rFonts w:ascii="Times New Roman" w:hint="eastAsia"/>
            <w:noProof/>
          </w:rPr>
          <w:t xml:space="preserve"> </w:t>
        </w:r>
        <w:r w:rsidRPr="00AB028C">
          <w:rPr>
            <w:rStyle w:val="af3"/>
            <w:rFonts w:ascii="Times New Roman" w:hint="eastAsia"/>
            <w:noProof/>
          </w:rPr>
          <w:t>概述</w:t>
        </w:r>
        <w:r>
          <w:rPr>
            <w:noProof/>
            <w:webHidden/>
          </w:rPr>
          <w:tab/>
        </w:r>
        <w:r>
          <w:rPr>
            <w:noProof/>
            <w:webHidden/>
          </w:rPr>
          <w:fldChar w:fldCharType="begin"/>
        </w:r>
        <w:r>
          <w:rPr>
            <w:noProof/>
            <w:webHidden/>
          </w:rPr>
          <w:instrText xml:space="preserve"> PAGEREF _Toc123025219 \h </w:instrText>
        </w:r>
      </w:ins>
      <w:r>
        <w:rPr>
          <w:noProof/>
          <w:webHidden/>
        </w:rPr>
      </w:r>
      <w:r>
        <w:rPr>
          <w:noProof/>
          <w:webHidden/>
        </w:rPr>
        <w:fldChar w:fldCharType="separate"/>
      </w:r>
      <w:ins w:id="28" w:author="tangjinkun" w:date="2022-12-27T09:19:00Z">
        <w:r>
          <w:rPr>
            <w:noProof/>
            <w:webHidden/>
          </w:rPr>
          <w:t>3</w:t>
        </w:r>
        <w:r>
          <w:rPr>
            <w:noProof/>
            <w:webHidden/>
          </w:rPr>
          <w:fldChar w:fldCharType="end"/>
        </w:r>
        <w:r w:rsidRPr="00AB028C">
          <w:rPr>
            <w:rStyle w:val="af3"/>
            <w:noProof/>
          </w:rPr>
          <w:fldChar w:fldCharType="end"/>
        </w:r>
      </w:ins>
    </w:p>
    <w:p w:rsidR="00824D1A" w:rsidRDefault="00824D1A">
      <w:pPr>
        <w:pStyle w:val="3"/>
        <w:ind w:firstLine="210"/>
        <w:rPr>
          <w:ins w:id="29" w:author="tangjinkun" w:date="2022-12-27T09:19:00Z"/>
          <w:rFonts w:asciiTheme="minorHAnsi" w:eastAsiaTheme="minorEastAsia" w:hAnsiTheme="minorHAnsi" w:cstheme="minorBidi"/>
          <w:noProof/>
          <w:szCs w:val="22"/>
        </w:rPr>
      </w:pPr>
      <w:ins w:id="30" w:author="tangjinkun" w:date="2022-12-27T09:19:00Z">
        <w:r w:rsidRPr="00AB028C">
          <w:rPr>
            <w:rStyle w:val="af3"/>
            <w:noProof/>
          </w:rPr>
          <w:fldChar w:fldCharType="begin"/>
        </w:r>
        <w:r w:rsidRPr="00AB028C">
          <w:rPr>
            <w:rStyle w:val="af3"/>
            <w:noProof/>
          </w:rPr>
          <w:instrText xml:space="preserve"> </w:instrText>
        </w:r>
        <w:r>
          <w:rPr>
            <w:noProof/>
          </w:rPr>
          <w:instrText>HYPERLINK \l "_Toc123025220"</w:instrText>
        </w:r>
        <w:r w:rsidRPr="00AB028C">
          <w:rPr>
            <w:rStyle w:val="af3"/>
            <w:noProof/>
          </w:rPr>
          <w:instrText xml:space="preserve"> </w:instrText>
        </w:r>
        <w:r w:rsidRPr="00AB028C">
          <w:rPr>
            <w:rStyle w:val="af3"/>
            <w:noProof/>
          </w:rPr>
          <w:fldChar w:fldCharType="separate"/>
        </w:r>
        <w:r w:rsidRPr="00AB028C">
          <w:rPr>
            <w:rStyle w:val="af3"/>
            <w:noProof/>
          </w:rPr>
          <w:t>4.2</w:t>
        </w:r>
        <w:r w:rsidRPr="00AB028C">
          <w:rPr>
            <w:rStyle w:val="af3"/>
            <w:rFonts w:ascii="Times New Roman" w:hint="eastAsia"/>
            <w:noProof/>
          </w:rPr>
          <w:t xml:space="preserve"> </w:t>
        </w:r>
        <w:r w:rsidRPr="00AB028C">
          <w:rPr>
            <w:rStyle w:val="af3"/>
            <w:rFonts w:ascii="Times New Roman" w:hint="eastAsia"/>
            <w:noProof/>
          </w:rPr>
          <w:t>基础数据自身关联关系</w:t>
        </w:r>
        <w:r>
          <w:rPr>
            <w:noProof/>
            <w:webHidden/>
          </w:rPr>
          <w:tab/>
        </w:r>
        <w:r>
          <w:rPr>
            <w:noProof/>
            <w:webHidden/>
          </w:rPr>
          <w:fldChar w:fldCharType="begin"/>
        </w:r>
        <w:r>
          <w:rPr>
            <w:noProof/>
            <w:webHidden/>
          </w:rPr>
          <w:instrText xml:space="preserve"> PAGEREF _Toc123025220 \h </w:instrText>
        </w:r>
      </w:ins>
      <w:r>
        <w:rPr>
          <w:noProof/>
          <w:webHidden/>
        </w:rPr>
      </w:r>
      <w:r>
        <w:rPr>
          <w:noProof/>
          <w:webHidden/>
        </w:rPr>
        <w:fldChar w:fldCharType="separate"/>
      </w:r>
      <w:ins w:id="31" w:author="tangjinkun" w:date="2022-12-27T09:19:00Z">
        <w:r>
          <w:rPr>
            <w:noProof/>
            <w:webHidden/>
          </w:rPr>
          <w:t>4</w:t>
        </w:r>
        <w:r>
          <w:rPr>
            <w:noProof/>
            <w:webHidden/>
          </w:rPr>
          <w:fldChar w:fldCharType="end"/>
        </w:r>
        <w:r w:rsidRPr="00AB028C">
          <w:rPr>
            <w:rStyle w:val="af3"/>
            <w:noProof/>
          </w:rPr>
          <w:fldChar w:fldCharType="end"/>
        </w:r>
      </w:ins>
    </w:p>
    <w:p w:rsidR="00824D1A" w:rsidRDefault="00824D1A">
      <w:pPr>
        <w:pStyle w:val="2"/>
        <w:rPr>
          <w:ins w:id="32" w:author="tangjinkun" w:date="2022-12-27T09:19:00Z"/>
          <w:rFonts w:asciiTheme="minorHAnsi" w:eastAsiaTheme="minorEastAsia" w:hAnsiTheme="minorHAnsi" w:cstheme="minorBidi"/>
          <w:noProof/>
          <w:kern w:val="2"/>
          <w:szCs w:val="22"/>
        </w:rPr>
      </w:pPr>
      <w:ins w:id="33" w:author="tangjinkun" w:date="2022-12-27T09:19:00Z">
        <w:r w:rsidRPr="00AB028C">
          <w:rPr>
            <w:rStyle w:val="af3"/>
            <w:noProof/>
          </w:rPr>
          <w:fldChar w:fldCharType="begin"/>
        </w:r>
        <w:r w:rsidRPr="00AB028C">
          <w:rPr>
            <w:rStyle w:val="af3"/>
            <w:noProof/>
          </w:rPr>
          <w:instrText xml:space="preserve"> </w:instrText>
        </w:r>
        <w:r>
          <w:rPr>
            <w:noProof/>
          </w:rPr>
          <w:instrText>HYPERLINK \l "_Toc123025221"</w:instrText>
        </w:r>
        <w:r w:rsidRPr="00AB028C">
          <w:rPr>
            <w:rStyle w:val="af3"/>
            <w:noProof/>
          </w:rPr>
          <w:instrText xml:space="preserve"> </w:instrText>
        </w:r>
        <w:r w:rsidRPr="00AB028C">
          <w:rPr>
            <w:rStyle w:val="af3"/>
            <w:noProof/>
          </w:rPr>
          <w:fldChar w:fldCharType="separate"/>
        </w:r>
        <w:r w:rsidRPr="00AB028C">
          <w:rPr>
            <w:rStyle w:val="af3"/>
            <w:noProof/>
          </w:rPr>
          <w:t>5</w:t>
        </w:r>
        <w:r w:rsidRPr="00AB028C">
          <w:rPr>
            <w:rStyle w:val="af3"/>
            <w:rFonts w:ascii="Times New Roman" w:hint="eastAsia"/>
            <w:noProof/>
          </w:rPr>
          <w:t xml:space="preserve"> </w:t>
        </w:r>
        <w:r w:rsidRPr="00AB028C">
          <w:rPr>
            <w:rStyle w:val="af3"/>
            <w:rFonts w:ascii="Times New Roman" w:hint="eastAsia"/>
            <w:noProof/>
          </w:rPr>
          <w:t>数据采集要求综述</w:t>
        </w:r>
        <w:r>
          <w:rPr>
            <w:noProof/>
            <w:webHidden/>
          </w:rPr>
          <w:tab/>
        </w:r>
        <w:r>
          <w:rPr>
            <w:noProof/>
            <w:webHidden/>
          </w:rPr>
          <w:fldChar w:fldCharType="begin"/>
        </w:r>
        <w:r>
          <w:rPr>
            <w:noProof/>
            <w:webHidden/>
          </w:rPr>
          <w:instrText xml:space="preserve"> PAGEREF _Toc123025221 \h </w:instrText>
        </w:r>
      </w:ins>
      <w:r>
        <w:rPr>
          <w:noProof/>
          <w:webHidden/>
        </w:rPr>
      </w:r>
      <w:r>
        <w:rPr>
          <w:noProof/>
          <w:webHidden/>
        </w:rPr>
        <w:fldChar w:fldCharType="separate"/>
      </w:r>
      <w:ins w:id="34" w:author="tangjinkun" w:date="2022-12-27T09:19:00Z">
        <w:r>
          <w:rPr>
            <w:noProof/>
            <w:webHidden/>
          </w:rPr>
          <w:t>5</w:t>
        </w:r>
        <w:r>
          <w:rPr>
            <w:noProof/>
            <w:webHidden/>
          </w:rPr>
          <w:fldChar w:fldCharType="end"/>
        </w:r>
        <w:r w:rsidRPr="00AB028C">
          <w:rPr>
            <w:rStyle w:val="af3"/>
            <w:noProof/>
          </w:rPr>
          <w:fldChar w:fldCharType="end"/>
        </w:r>
      </w:ins>
    </w:p>
    <w:p w:rsidR="00824D1A" w:rsidRDefault="00824D1A" w:rsidP="00824D1A">
      <w:pPr>
        <w:pStyle w:val="3"/>
        <w:ind w:firstLine="210"/>
        <w:rPr>
          <w:ins w:id="35" w:author="tangjinkun" w:date="2022-12-27T09:19:00Z"/>
          <w:rFonts w:asciiTheme="minorHAnsi" w:eastAsiaTheme="minorEastAsia" w:hAnsiTheme="minorHAnsi" w:cstheme="minorBidi"/>
          <w:noProof/>
          <w:szCs w:val="22"/>
        </w:rPr>
      </w:pPr>
      <w:ins w:id="36" w:author="tangjinkun" w:date="2022-12-27T09:19:00Z">
        <w:r w:rsidRPr="00AB028C">
          <w:rPr>
            <w:rStyle w:val="af3"/>
            <w:noProof/>
          </w:rPr>
          <w:fldChar w:fldCharType="begin"/>
        </w:r>
        <w:r w:rsidRPr="00AB028C">
          <w:rPr>
            <w:rStyle w:val="af3"/>
            <w:noProof/>
          </w:rPr>
          <w:instrText xml:space="preserve"> </w:instrText>
        </w:r>
        <w:r>
          <w:rPr>
            <w:noProof/>
          </w:rPr>
          <w:instrText>HYPERLINK \l "_Toc123025222"</w:instrText>
        </w:r>
        <w:r w:rsidRPr="00AB028C">
          <w:rPr>
            <w:rStyle w:val="af3"/>
            <w:noProof/>
          </w:rPr>
          <w:instrText xml:space="preserve"> </w:instrText>
        </w:r>
        <w:r w:rsidRPr="00AB028C">
          <w:rPr>
            <w:rStyle w:val="af3"/>
            <w:noProof/>
          </w:rPr>
          <w:fldChar w:fldCharType="separate"/>
        </w:r>
        <w:r w:rsidRPr="00AB028C">
          <w:rPr>
            <w:rStyle w:val="af3"/>
            <w:noProof/>
          </w:rPr>
          <w:t>5.1</w:t>
        </w:r>
        <w:r w:rsidRPr="00AB028C">
          <w:rPr>
            <w:rStyle w:val="af3"/>
            <w:rFonts w:ascii="Times New Roman" w:hint="eastAsia"/>
            <w:noProof/>
          </w:rPr>
          <w:t xml:space="preserve"> </w:t>
        </w:r>
        <w:r w:rsidRPr="00AB028C">
          <w:rPr>
            <w:rStyle w:val="af3"/>
            <w:rFonts w:ascii="Times New Roman" w:hint="eastAsia"/>
            <w:noProof/>
          </w:rPr>
          <w:t>数据采集来源</w:t>
        </w:r>
        <w:r>
          <w:rPr>
            <w:noProof/>
            <w:webHidden/>
          </w:rPr>
          <w:tab/>
        </w:r>
        <w:r>
          <w:rPr>
            <w:noProof/>
            <w:webHidden/>
          </w:rPr>
          <w:fldChar w:fldCharType="begin"/>
        </w:r>
        <w:r>
          <w:rPr>
            <w:noProof/>
            <w:webHidden/>
          </w:rPr>
          <w:instrText xml:space="preserve"> PAGEREF _Toc123025222 \h </w:instrText>
        </w:r>
      </w:ins>
      <w:r>
        <w:rPr>
          <w:noProof/>
          <w:webHidden/>
        </w:rPr>
      </w:r>
      <w:r>
        <w:rPr>
          <w:noProof/>
          <w:webHidden/>
        </w:rPr>
        <w:fldChar w:fldCharType="separate"/>
      </w:r>
      <w:ins w:id="37" w:author="tangjinkun" w:date="2022-12-27T09:19:00Z">
        <w:r>
          <w:rPr>
            <w:noProof/>
            <w:webHidden/>
          </w:rPr>
          <w:t>5</w:t>
        </w:r>
        <w:r>
          <w:rPr>
            <w:noProof/>
            <w:webHidden/>
          </w:rPr>
          <w:fldChar w:fldCharType="end"/>
        </w:r>
        <w:r w:rsidRPr="00AB028C">
          <w:rPr>
            <w:rStyle w:val="af3"/>
            <w:noProof/>
          </w:rPr>
          <w:fldChar w:fldCharType="end"/>
        </w:r>
      </w:ins>
    </w:p>
    <w:p w:rsidR="00824D1A" w:rsidRDefault="00824D1A">
      <w:pPr>
        <w:pStyle w:val="3"/>
        <w:ind w:firstLine="210"/>
        <w:rPr>
          <w:ins w:id="38" w:author="tangjinkun" w:date="2022-12-27T09:19:00Z"/>
          <w:rFonts w:asciiTheme="minorHAnsi" w:eastAsiaTheme="minorEastAsia" w:hAnsiTheme="minorHAnsi" w:cstheme="minorBidi"/>
          <w:noProof/>
          <w:szCs w:val="22"/>
        </w:rPr>
      </w:pPr>
      <w:ins w:id="39" w:author="tangjinkun" w:date="2022-12-27T09:19:00Z">
        <w:r w:rsidRPr="00AB028C">
          <w:rPr>
            <w:rStyle w:val="af3"/>
            <w:noProof/>
          </w:rPr>
          <w:fldChar w:fldCharType="begin"/>
        </w:r>
        <w:r w:rsidRPr="00AB028C">
          <w:rPr>
            <w:rStyle w:val="af3"/>
            <w:noProof/>
          </w:rPr>
          <w:instrText xml:space="preserve"> </w:instrText>
        </w:r>
        <w:r>
          <w:rPr>
            <w:noProof/>
          </w:rPr>
          <w:instrText>HYPERLINK \l "_Toc123025223"</w:instrText>
        </w:r>
        <w:r w:rsidRPr="00AB028C">
          <w:rPr>
            <w:rStyle w:val="af3"/>
            <w:noProof/>
          </w:rPr>
          <w:instrText xml:space="preserve"> </w:instrText>
        </w:r>
        <w:r w:rsidRPr="00AB028C">
          <w:rPr>
            <w:rStyle w:val="af3"/>
            <w:noProof/>
          </w:rPr>
          <w:fldChar w:fldCharType="separate"/>
        </w:r>
        <w:r w:rsidRPr="00AB028C">
          <w:rPr>
            <w:rStyle w:val="af3"/>
            <w:noProof/>
          </w:rPr>
          <w:t>5.2</w:t>
        </w:r>
        <w:r w:rsidRPr="00AB028C">
          <w:rPr>
            <w:rStyle w:val="af3"/>
            <w:rFonts w:ascii="Times New Roman" w:hint="eastAsia"/>
            <w:noProof/>
          </w:rPr>
          <w:t xml:space="preserve"> </w:t>
        </w:r>
        <w:r w:rsidRPr="00AB028C">
          <w:rPr>
            <w:rStyle w:val="af3"/>
            <w:rFonts w:ascii="Times New Roman" w:hint="eastAsia"/>
            <w:noProof/>
          </w:rPr>
          <w:t>数据填写要求</w:t>
        </w:r>
        <w:r>
          <w:rPr>
            <w:noProof/>
            <w:webHidden/>
          </w:rPr>
          <w:tab/>
        </w:r>
        <w:r>
          <w:rPr>
            <w:noProof/>
            <w:webHidden/>
          </w:rPr>
          <w:fldChar w:fldCharType="begin"/>
        </w:r>
        <w:r>
          <w:rPr>
            <w:noProof/>
            <w:webHidden/>
          </w:rPr>
          <w:instrText xml:space="preserve"> PAGEREF _Toc123025223 \h </w:instrText>
        </w:r>
      </w:ins>
      <w:r>
        <w:rPr>
          <w:noProof/>
          <w:webHidden/>
        </w:rPr>
      </w:r>
      <w:r>
        <w:rPr>
          <w:noProof/>
          <w:webHidden/>
        </w:rPr>
        <w:fldChar w:fldCharType="separate"/>
      </w:r>
      <w:ins w:id="40" w:author="tangjinkun" w:date="2022-12-27T09:19:00Z">
        <w:r>
          <w:rPr>
            <w:noProof/>
            <w:webHidden/>
          </w:rPr>
          <w:t>5</w:t>
        </w:r>
        <w:r>
          <w:rPr>
            <w:noProof/>
            <w:webHidden/>
          </w:rPr>
          <w:fldChar w:fldCharType="end"/>
        </w:r>
        <w:r w:rsidRPr="00AB028C">
          <w:rPr>
            <w:rStyle w:val="af3"/>
            <w:noProof/>
          </w:rPr>
          <w:fldChar w:fldCharType="end"/>
        </w:r>
      </w:ins>
    </w:p>
    <w:p w:rsidR="00824D1A" w:rsidRDefault="00824D1A">
      <w:pPr>
        <w:pStyle w:val="3"/>
        <w:ind w:firstLine="210"/>
        <w:rPr>
          <w:ins w:id="41" w:author="tangjinkun" w:date="2022-12-27T09:19:00Z"/>
          <w:rFonts w:asciiTheme="minorHAnsi" w:eastAsiaTheme="minorEastAsia" w:hAnsiTheme="minorHAnsi" w:cstheme="minorBidi"/>
          <w:noProof/>
          <w:szCs w:val="22"/>
        </w:rPr>
      </w:pPr>
      <w:ins w:id="42" w:author="tangjinkun" w:date="2022-12-27T09:19:00Z">
        <w:r w:rsidRPr="00AB028C">
          <w:rPr>
            <w:rStyle w:val="af3"/>
            <w:noProof/>
          </w:rPr>
          <w:fldChar w:fldCharType="begin"/>
        </w:r>
        <w:r w:rsidRPr="00AB028C">
          <w:rPr>
            <w:rStyle w:val="af3"/>
            <w:noProof/>
          </w:rPr>
          <w:instrText xml:space="preserve"> </w:instrText>
        </w:r>
        <w:r>
          <w:rPr>
            <w:noProof/>
          </w:rPr>
          <w:instrText>HYPERLINK \l "_Toc123025224"</w:instrText>
        </w:r>
        <w:r w:rsidRPr="00AB028C">
          <w:rPr>
            <w:rStyle w:val="af3"/>
            <w:noProof/>
          </w:rPr>
          <w:instrText xml:space="preserve"> </w:instrText>
        </w:r>
        <w:r w:rsidRPr="00AB028C">
          <w:rPr>
            <w:rStyle w:val="af3"/>
            <w:noProof/>
          </w:rPr>
          <w:fldChar w:fldCharType="separate"/>
        </w:r>
        <w:r w:rsidRPr="00AB028C">
          <w:rPr>
            <w:rStyle w:val="af3"/>
            <w:noProof/>
          </w:rPr>
          <w:t>5.3</w:t>
        </w:r>
        <w:r w:rsidRPr="00AB028C">
          <w:rPr>
            <w:rStyle w:val="af3"/>
            <w:rFonts w:ascii="Times New Roman" w:hint="eastAsia"/>
            <w:noProof/>
          </w:rPr>
          <w:t xml:space="preserve"> </w:t>
        </w:r>
        <w:r w:rsidRPr="00AB028C">
          <w:rPr>
            <w:rStyle w:val="af3"/>
            <w:rFonts w:ascii="Times New Roman" w:hint="eastAsia"/>
            <w:noProof/>
          </w:rPr>
          <w:t>数据间关联关系要求</w:t>
        </w:r>
        <w:r>
          <w:rPr>
            <w:noProof/>
            <w:webHidden/>
          </w:rPr>
          <w:tab/>
        </w:r>
        <w:r>
          <w:rPr>
            <w:noProof/>
            <w:webHidden/>
          </w:rPr>
          <w:fldChar w:fldCharType="begin"/>
        </w:r>
        <w:r>
          <w:rPr>
            <w:noProof/>
            <w:webHidden/>
          </w:rPr>
          <w:instrText xml:space="preserve"> PAGEREF _Toc123025224 \h </w:instrText>
        </w:r>
      </w:ins>
      <w:r>
        <w:rPr>
          <w:noProof/>
          <w:webHidden/>
        </w:rPr>
      </w:r>
      <w:r>
        <w:rPr>
          <w:noProof/>
          <w:webHidden/>
        </w:rPr>
        <w:fldChar w:fldCharType="separate"/>
      </w:r>
      <w:ins w:id="43" w:author="tangjinkun" w:date="2022-12-27T09:19:00Z">
        <w:r>
          <w:rPr>
            <w:noProof/>
            <w:webHidden/>
          </w:rPr>
          <w:t>6</w:t>
        </w:r>
        <w:r>
          <w:rPr>
            <w:noProof/>
            <w:webHidden/>
          </w:rPr>
          <w:fldChar w:fldCharType="end"/>
        </w:r>
        <w:r w:rsidRPr="00AB028C">
          <w:rPr>
            <w:rStyle w:val="af3"/>
            <w:noProof/>
          </w:rPr>
          <w:fldChar w:fldCharType="end"/>
        </w:r>
      </w:ins>
    </w:p>
    <w:p w:rsidR="00824D1A" w:rsidRDefault="00824D1A">
      <w:pPr>
        <w:pStyle w:val="2"/>
        <w:rPr>
          <w:ins w:id="44" w:author="tangjinkun" w:date="2022-12-27T09:19:00Z"/>
          <w:rFonts w:asciiTheme="minorHAnsi" w:eastAsiaTheme="minorEastAsia" w:hAnsiTheme="minorHAnsi" w:cstheme="minorBidi"/>
          <w:noProof/>
          <w:kern w:val="2"/>
          <w:szCs w:val="22"/>
        </w:rPr>
      </w:pPr>
      <w:ins w:id="45" w:author="tangjinkun" w:date="2022-12-27T09:19:00Z">
        <w:r w:rsidRPr="00AB028C">
          <w:rPr>
            <w:rStyle w:val="af3"/>
            <w:noProof/>
          </w:rPr>
          <w:fldChar w:fldCharType="begin"/>
        </w:r>
        <w:r w:rsidRPr="00AB028C">
          <w:rPr>
            <w:rStyle w:val="af3"/>
            <w:noProof/>
          </w:rPr>
          <w:instrText xml:space="preserve"> </w:instrText>
        </w:r>
        <w:r>
          <w:rPr>
            <w:noProof/>
          </w:rPr>
          <w:instrText>HYPERLINK \l "_Toc123025225"</w:instrText>
        </w:r>
        <w:r w:rsidRPr="00AB028C">
          <w:rPr>
            <w:rStyle w:val="af3"/>
            <w:noProof/>
          </w:rPr>
          <w:instrText xml:space="preserve"> </w:instrText>
        </w:r>
        <w:r w:rsidRPr="00AB028C">
          <w:rPr>
            <w:rStyle w:val="af3"/>
            <w:noProof/>
          </w:rPr>
          <w:fldChar w:fldCharType="separate"/>
        </w:r>
        <w:r w:rsidRPr="00AB028C">
          <w:rPr>
            <w:rStyle w:val="af3"/>
            <w:noProof/>
          </w:rPr>
          <w:t>6</w:t>
        </w:r>
        <w:r w:rsidRPr="00AB028C">
          <w:rPr>
            <w:rStyle w:val="af3"/>
            <w:rFonts w:ascii="Times New Roman"/>
            <w:noProof/>
          </w:rPr>
          <w:t xml:space="preserve"> 5G</w:t>
        </w:r>
        <w:r w:rsidRPr="00AB028C">
          <w:rPr>
            <w:rStyle w:val="af3"/>
            <w:rFonts w:ascii="Times New Roman" w:hint="eastAsia"/>
            <w:noProof/>
          </w:rPr>
          <w:t>无线基础数据</w:t>
        </w:r>
        <w:r>
          <w:rPr>
            <w:noProof/>
            <w:webHidden/>
          </w:rPr>
          <w:tab/>
        </w:r>
        <w:r>
          <w:rPr>
            <w:noProof/>
            <w:webHidden/>
          </w:rPr>
          <w:fldChar w:fldCharType="begin"/>
        </w:r>
        <w:r>
          <w:rPr>
            <w:noProof/>
            <w:webHidden/>
          </w:rPr>
          <w:instrText xml:space="preserve"> PAGEREF _Toc123025225 \h </w:instrText>
        </w:r>
      </w:ins>
      <w:r>
        <w:rPr>
          <w:noProof/>
          <w:webHidden/>
        </w:rPr>
      </w:r>
      <w:r>
        <w:rPr>
          <w:noProof/>
          <w:webHidden/>
        </w:rPr>
        <w:fldChar w:fldCharType="separate"/>
      </w:r>
      <w:ins w:id="46" w:author="tangjinkun" w:date="2022-12-27T09:19:00Z">
        <w:r>
          <w:rPr>
            <w:noProof/>
            <w:webHidden/>
          </w:rPr>
          <w:t>6</w:t>
        </w:r>
        <w:r>
          <w:rPr>
            <w:noProof/>
            <w:webHidden/>
          </w:rPr>
          <w:fldChar w:fldCharType="end"/>
        </w:r>
        <w:r w:rsidRPr="00AB028C">
          <w:rPr>
            <w:rStyle w:val="af3"/>
            <w:noProof/>
          </w:rPr>
          <w:fldChar w:fldCharType="end"/>
        </w:r>
      </w:ins>
    </w:p>
    <w:p w:rsidR="00824D1A" w:rsidRDefault="00824D1A" w:rsidP="00824D1A">
      <w:pPr>
        <w:pStyle w:val="3"/>
        <w:ind w:firstLine="210"/>
        <w:rPr>
          <w:ins w:id="47" w:author="tangjinkun" w:date="2022-12-27T09:19:00Z"/>
          <w:rFonts w:asciiTheme="minorHAnsi" w:eastAsiaTheme="minorEastAsia" w:hAnsiTheme="minorHAnsi" w:cstheme="minorBidi"/>
          <w:noProof/>
          <w:szCs w:val="22"/>
        </w:rPr>
      </w:pPr>
      <w:ins w:id="48" w:author="tangjinkun" w:date="2022-12-27T09:19:00Z">
        <w:r w:rsidRPr="00AB028C">
          <w:rPr>
            <w:rStyle w:val="af3"/>
            <w:noProof/>
          </w:rPr>
          <w:fldChar w:fldCharType="begin"/>
        </w:r>
        <w:r w:rsidRPr="00AB028C">
          <w:rPr>
            <w:rStyle w:val="af3"/>
            <w:noProof/>
          </w:rPr>
          <w:instrText xml:space="preserve"> </w:instrText>
        </w:r>
        <w:r>
          <w:rPr>
            <w:noProof/>
          </w:rPr>
          <w:instrText>HYPERLINK \l "_Toc123025226"</w:instrText>
        </w:r>
        <w:r w:rsidRPr="00AB028C">
          <w:rPr>
            <w:rStyle w:val="af3"/>
            <w:noProof/>
          </w:rPr>
          <w:instrText xml:space="preserve"> </w:instrText>
        </w:r>
        <w:r w:rsidRPr="00AB028C">
          <w:rPr>
            <w:rStyle w:val="af3"/>
            <w:noProof/>
          </w:rPr>
          <w:fldChar w:fldCharType="separate"/>
        </w:r>
        <w:r w:rsidRPr="00AB028C">
          <w:rPr>
            <w:rStyle w:val="af3"/>
            <w:noProof/>
          </w:rPr>
          <w:t>6.1</w:t>
        </w:r>
        <w:r w:rsidRPr="00AB028C">
          <w:rPr>
            <w:rStyle w:val="af3"/>
            <w:rFonts w:ascii="Times New Roman" w:hint="eastAsia"/>
            <w:noProof/>
          </w:rPr>
          <w:t xml:space="preserve"> </w:t>
        </w:r>
        <w:r w:rsidRPr="00AB028C">
          <w:rPr>
            <w:rStyle w:val="af3"/>
            <w:rFonts w:ascii="Times New Roman" w:hint="eastAsia"/>
            <w:noProof/>
          </w:rPr>
          <w:t>板卡</w:t>
        </w:r>
        <w:r>
          <w:rPr>
            <w:noProof/>
            <w:webHidden/>
          </w:rPr>
          <w:tab/>
        </w:r>
        <w:r>
          <w:rPr>
            <w:noProof/>
            <w:webHidden/>
          </w:rPr>
          <w:fldChar w:fldCharType="begin"/>
        </w:r>
        <w:r>
          <w:rPr>
            <w:noProof/>
            <w:webHidden/>
          </w:rPr>
          <w:instrText xml:space="preserve"> PAGEREF _Toc123025226 \h </w:instrText>
        </w:r>
      </w:ins>
      <w:r>
        <w:rPr>
          <w:noProof/>
          <w:webHidden/>
        </w:rPr>
      </w:r>
      <w:r>
        <w:rPr>
          <w:noProof/>
          <w:webHidden/>
        </w:rPr>
        <w:fldChar w:fldCharType="separate"/>
      </w:r>
      <w:ins w:id="49" w:author="tangjinkun" w:date="2022-12-27T09:19:00Z">
        <w:r>
          <w:rPr>
            <w:noProof/>
            <w:webHidden/>
          </w:rPr>
          <w:t>6</w:t>
        </w:r>
        <w:r>
          <w:rPr>
            <w:noProof/>
            <w:webHidden/>
          </w:rPr>
          <w:fldChar w:fldCharType="end"/>
        </w:r>
        <w:r w:rsidRPr="00AB028C">
          <w:rPr>
            <w:rStyle w:val="af3"/>
            <w:noProof/>
          </w:rPr>
          <w:fldChar w:fldCharType="end"/>
        </w:r>
      </w:ins>
    </w:p>
    <w:p w:rsidR="00824D1A" w:rsidRDefault="00824D1A">
      <w:pPr>
        <w:pStyle w:val="3"/>
        <w:ind w:firstLine="210"/>
        <w:rPr>
          <w:ins w:id="50" w:author="tangjinkun" w:date="2022-12-27T09:19:00Z"/>
          <w:rFonts w:asciiTheme="minorHAnsi" w:eastAsiaTheme="minorEastAsia" w:hAnsiTheme="minorHAnsi" w:cstheme="minorBidi"/>
          <w:noProof/>
          <w:szCs w:val="22"/>
        </w:rPr>
      </w:pPr>
      <w:ins w:id="51" w:author="tangjinkun" w:date="2022-12-27T09:19:00Z">
        <w:r w:rsidRPr="00AB028C">
          <w:rPr>
            <w:rStyle w:val="af3"/>
            <w:noProof/>
          </w:rPr>
          <w:fldChar w:fldCharType="begin"/>
        </w:r>
        <w:r w:rsidRPr="00AB028C">
          <w:rPr>
            <w:rStyle w:val="af3"/>
            <w:noProof/>
          </w:rPr>
          <w:instrText xml:space="preserve"> </w:instrText>
        </w:r>
        <w:r>
          <w:rPr>
            <w:noProof/>
          </w:rPr>
          <w:instrText>HYPERLINK \l "_Toc123025227"</w:instrText>
        </w:r>
        <w:r w:rsidRPr="00AB028C">
          <w:rPr>
            <w:rStyle w:val="af3"/>
            <w:noProof/>
          </w:rPr>
          <w:instrText xml:space="preserve"> </w:instrText>
        </w:r>
        <w:r w:rsidRPr="00AB028C">
          <w:rPr>
            <w:rStyle w:val="af3"/>
            <w:noProof/>
          </w:rPr>
          <w:fldChar w:fldCharType="separate"/>
        </w:r>
        <w:r w:rsidRPr="00AB028C">
          <w:rPr>
            <w:rStyle w:val="af3"/>
            <w:noProof/>
          </w:rPr>
          <w:t>6.2</w:t>
        </w:r>
        <w:r w:rsidRPr="00AB028C">
          <w:rPr>
            <w:rStyle w:val="af3"/>
            <w:rFonts w:ascii="Times New Roman"/>
            <w:noProof/>
          </w:rPr>
          <w:t xml:space="preserve"> EMS</w:t>
        </w:r>
        <w:r>
          <w:rPr>
            <w:noProof/>
            <w:webHidden/>
          </w:rPr>
          <w:tab/>
        </w:r>
        <w:r>
          <w:rPr>
            <w:noProof/>
            <w:webHidden/>
          </w:rPr>
          <w:fldChar w:fldCharType="begin"/>
        </w:r>
        <w:r>
          <w:rPr>
            <w:noProof/>
            <w:webHidden/>
          </w:rPr>
          <w:instrText xml:space="preserve"> PAGEREF _Toc123025227 \h </w:instrText>
        </w:r>
      </w:ins>
      <w:r>
        <w:rPr>
          <w:noProof/>
          <w:webHidden/>
        </w:rPr>
      </w:r>
      <w:r>
        <w:rPr>
          <w:noProof/>
          <w:webHidden/>
        </w:rPr>
        <w:fldChar w:fldCharType="separate"/>
      </w:r>
      <w:ins w:id="52" w:author="tangjinkun" w:date="2022-12-27T09:19:00Z">
        <w:r>
          <w:rPr>
            <w:noProof/>
            <w:webHidden/>
          </w:rPr>
          <w:t>7</w:t>
        </w:r>
        <w:r>
          <w:rPr>
            <w:noProof/>
            <w:webHidden/>
          </w:rPr>
          <w:fldChar w:fldCharType="end"/>
        </w:r>
        <w:r w:rsidRPr="00AB028C">
          <w:rPr>
            <w:rStyle w:val="af3"/>
            <w:noProof/>
          </w:rPr>
          <w:fldChar w:fldCharType="end"/>
        </w:r>
      </w:ins>
    </w:p>
    <w:p w:rsidR="00824D1A" w:rsidRDefault="00824D1A">
      <w:pPr>
        <w:pStyle w:val="3"/>
        <w:ind w:firstLine="210"/>
        <w:rPr>
          <w:ins w:id="53" w:author="tangjinkun" w:date="2022-12-27T09:19:00Z"/>
          <w:rFonts w:asciiTheme="minorHAnsi" w:eastAsiaTheme="minorEastAsia" w:hAnsiTheme="minorHAnsi" w:cstheme="minorBidi"/>
          <w:noProof/>
          <w:szCs w:val="22"/>
        </w:rPr>
      </w:pPr>
      <w:ins w:id="54" w:author="tangjinkun" w:date="2022-12-27T09:19:00Z">
        <w:r w:rsidRPr="00AB028C">
          <w:rPr>
            <w:rStyle w:val="af3"/>
            <w:noProof/>
          </w:rPr>
          <w:fldChar w:fldCharType="begin"/>
        </w:r>
        <w:r w:rsidRPr="00AB028C">
          <w:rPr>
            <w:rStyle w:val="af3"/>
            <w:noProof/>
          </w:rPr>
          <w:instrText xml:space="preserve"> </w:instrText>
        </w:r>
        <w:r>
          <w:rPr>
            <w:noProof/>
          </w:rPr>
          <w:instrText>HYPERLINK \l "_Toc123025228"</w:instrText>
        </w:r>
        <w:r w:rsidRPr="00AB028C">
          <w:rPr>
            <w:rStyle w:val="af3"/>
            <w:noProof/>
          </w:rPr>
          <w:instrText xml:space="preserve"> </w:instrText>
        </w:r>
        <w:r w:rsidRPr="00AB028C">
          <w:rPr>
            <w:rStyle w:val="af3"/>
            <w:noProof/>
          </w:rPr>
          <w:fldChar w:fldCharType="separate"/>
        </w:r>
        <w:r w:rsidRPr="00AB028C">
          <w:rPr>
            <w:rStyle w:val="af3"/>
            <w:noProof/>
          </w:rPr>
          <w:t>6.3</w:t>
        </w:r>
        <w:r w:rsidRPr="00AB028C">
          <w:rPr>
            <w:rStyle w:val="af3"/>
            <w:rFonts w:ascii="Times New Roman" w:hint="eastAsia"/>
            <w:noProof/>
          </w:rPr>
          <w:t xml:space="preserve"> </w:t>
        </w:r>
        <w:r w:rsidRPr="00AB028C">
          <w:rPr>
            <w:rStyle w:val="af3"/>
            <w:rFonts w:ascii="Times New Roman" w:hint="eastAsia"/>
            <w:noProof/>
          </w:rPr>
          <w:t>物理</w:t>
        </w:r>
        <w:r w:rsidRPr="00AB028C">
          <w:rPr>
            <w:rStyle w:val="af3"/>
            <w:rFonts w:ascii="Times New Roman"/>
            <w:noProof/>
          </w:rPr>
          <w:t>CU</w:t>
        </w:r>
        <w:r>
          <w:rPr>
            <w:noProof/>
            <w:webHidden/>
          </w:rPr>
          <w:tab/>
        </w:r>
        <w:r>
          <w:rPr>
            <w:noProof/>
            <w:webHidden/>
          </w:rPr>
          <w:fldChar w:fldCharType="begin"/>
        </w:r>
        <w:r>
          <w:rPr>
            <w:noProof/>
            <w:webHidden/>
          </w:rPr>
          <w:instrText xml:space="preserve"> PAGEREF _Toc123025228 \h </w:instrText>
        </w:r>
      </w:ins>
      <w:r>
        <w:rPr>
          <w:noProof/>
          <w:webHidden/>
        </w:rPr>
      </w:r>
      <w:r>
        <w:rPr>
          <w:noProof/>
          <w:webHidden/>
        </w:rPr>
        <w:fldChar w:fldCharType="separate"/>
      </w:r>
      <w:ins w:id="55" w:author="tangjinkun" w:date="2022-12-27T09:19:00Z">
        <w:r>
          <w:rPr>
            <w:noProof/>
            <w:webHidden/>
          </w:rPr>
          <w:t>8</w:t>
        </w:r>
        <w:r>
          <w:rPr>
            <w:noProof/>
            <w:webHidden/>
          </w:rPr>
          <w:fldChar w:fldCharType="end"/>
        </w:r>
        <w:r w:rsidRPr="00AB028C">
          <w:rPr>
            <w:rStyle w:val="af3"/>
            <w:noProof/>
          </w:rPr>
          <w:fldChar w:fldCharType="end"/>
        </w:r>
      </w:ins>
    </w:p>
    <w:p w:rsidR="00824D1A" w:rsidRDefault="00824D1A">
      <w:pPr>
        <w:pStyle w:val="3"/>
        <w:ind w:firstLine="210"/>
        <w:rPr>
          <w:ins w:id="56" w:author="tangjinkun" w:date="2022-12-27T09:19:00Z"/>
          <w:rFonts w:asciiTheme="minorHAnsi" w:eastAsiaTheme="minorEastAsia" w:hAnsiTheme="minorHAnsi" w:cstheme="minorBidi"/>
          <w:noProof/>
          <w:szCs w:val="22"/>
        </w:rPr>
      </w:pPr>
      <w:ins w:id="57" w:author="tangjinkun" w:date="2022-12-27T09:19:00Z">
        <w:r w:rsidRPr="00AB028C">
          <w:rPr>
            <w:rStyle w:val="af3"/>
            <w:noProof/>
          </w:rPr>
          <w:fldChar w:fldCharType="begin"/>
        </w:r>
        <w:r w:rsidRPr="00AB028C">
          <w:rPr>
            <w:rStyle w:val="af3"/>
            <w:noProof/>
          </w:rPr>
          <w:instrText xml:space="preserve"> </w:instrText>
        </w:r>
        <w:r>
          <w:rPr>
            <w:noProof/>
          </w:rPr>
          <w:instrText>HYPERLINK \l "_Toc123025229"</w:instrText>
        </w:r>
        <w:r w:rsidRPr="00AB028C">
          <w:rPr>
            <w:rStyle w:val="af3"/>
            <w:noProof/>
          </w:rPr>
          <w:instrText xml:space="preserve"> </w:instrText>
        </w:r>
        <w:r w:rsidRPr="00AB028C">
          <w:rPr>
            <w:rStyle w:val="af3"/>
            <w:noProof/>
          </w:rPr>
          <w:fldChar w:fldCharType="separate"/>
        </w:r>
        <w:r w:rsidRPr="00AB028C">
          <w:rPr>
            <w:rStyle w:val="af3"/>
            <w:noProof/>
          </w:rPr>
          <w:t>6.4</w:t>
        </w:r>
        <w:r w:rsidRPr="00AB028C">
          <w:rPr>
            <w:rStyle w:val="af3"/>
            <w:rFonts w:ascii="Times New Roman" w:hint="eastAsia"/>
            <w:noProof/>
          </w:rPr>
          <w:t xml:space="preserve"> </w:t>
        </w:r>
        <w:r w:rsidRPr="00AB028C">
          <w:rPr>
            <w:rStyle w:val="af3"/>
            <w:rFonts w:ascii="Times New Roman" w:hint="eastAsia"/>
            <w:noProof/>
          </w:rPr>
          <w:t>物理</w:t>
        </w:r>
        <w:r w:rsidRPr="00AB028C">
          <w:rPr>
            <w:rStyle w:val="af3"/>
            <w:rFonts w:ascii="Times New Roman"/>
            <w:noProof/>
          </w:rPr>
          <w:t>DU</w:t>
        </w:r>
        <w:r>
          <w:rPr>
            <w:noProof/>
            <w:webHidden/>
          </w:rPr>
          <w:tab/>
        </w:r>
        <w:r>
          <w:rPr>
            <w:noProof/>
            <w:webHidden/>
          </w:rPr>
          <w:fldChar w:fldCharType="begin"/>
        </w:r>
        <w:r>
          <w:rPr>
            <w:noProof/>
            <w:webHidden/>
          </w:rPr>
          <w:instrText xml:space="preserve"> PAGEREF _Toc123025229 \h </w:instrText>
        </w:r>
      </w:ins>
      <w:r>
        <w:rPr>
          <w:noProof/>
          <w:webHidden/>
        </w:rPr>
      </w:r>
      <w:r>
        <w:rPr>
          <w:noProof/>
          <w:webHidden/>
        </w:rPr>
        <w:fldChar w:fldCharType="separate"/>
      </w:r>
      <w:ins w:id="58" w:author="tangjinkun" w:date="2022-12-27T09:19:00Z">
        <w:r>
          <w:rPr>
            <w:noProof/>
            <w:webHidden/>
          </w:rPr>
          <w:t>8</w:t>
        </w:r>
        <w:r>
          <w:rPr>
            <w:noProof/>
            <w:webHidden/>
          </w:rPr>
          <w:fldChar w:fldCharType="end"/>
        </w:r>
        <w:r w:rsidRPr="00AB028C">
          <w:rPr>
            <w:rStyle w:val="af3"/>
            <w:noProof/>
          </w:rPr>
          <w:fldChar w:fldCharType="end"/>
        </w:r>
      </w:ins>
    </w:p>
    <w:p w:rsidR="00824D1A" w:rsidRDefault="00824D1A">
      <w:pPr>
        <w:pStyle w:val="3"/>
        <w:ind w:firstLine="210"/>
        <w:rPr>
          <w:ins w:id="59" w:author="tangjinkun" w:date="2022-12-27T09:19:00Z"/>
          <w:rFonts w:asciiTheme="minorHAnsi" w:eastAsiaTheme="minorEastAsia" w:hAnsiTheme="minorHAnsi" w:cstheme="minorBidi"/>
          <w:noProof/>
          <w:szCs w:val="22"/>
        </w:rPr>
      </w:pPr>
      <w:ins w:id="60" w:author="tangjinkun" w:date="2022-12-27T09:19:00Z">
        <w:r w:rsidRPr="00AB028C">
          <w:rPr>
            <w:rStyle w:val="af3"/>
            <w:noProof/>
          </w:rPr>
          <w:fldChar w:fldCharType="begin"/>
        </w:r>
        <w:r w:rsidRPr="00AB028C">
          <w:rPr>
            <w:rStyle w:val="af3"/>
            <w:noProof/>
          </w:rPr>
          <w:instrText xml:space="preserve"> </w:instrText>
        </w:r>
        <w:r>
          <w:rPr>
            <w:noProof/>
          </w:rPr>
          <w:instrText>HYPERLINK \l "_Toc123025230"</w:instrText>
        </w:r>
        <w:r w:rsidRPr="00AB028C">
          <w:rPr>
            <w:rStyle w:val="af3"/>
            <w:noProof/>
          </w:rPr>
          <w:instrText xml:space="preserve"> </w:instrText>
        </w:r>
        <w:r w:rsidRPr="00AB028C">
          <w:rPr>
            <w:rStyle w:val="af3"/>
            <w:noProof/>
          </w:rPr>
          <w:fldChar w:fldCharType="separate"/>
        </w:r>
        <w:r w:rsidRPr="00AB028C">
          <w:rPr>
            <w:rStyle w:val="af3"/>
            <w:noProof/>
          </w:rPr>
          <w:t>6.5</w:t>
        </w:r>
        <w:r w:rsidRPr="00AB028C">
          <w:rPr>
            <w:rStyle w:val="af3"/>
            <w:rFonts w:ascii="Times New Roman"/>
            <w:noProof/>
          </w:rPr>
          <w:t xml:space="preserve"> gNB</w:t>
        </w:r>
        <w:r w:rsidRPr="00AB028C">
          <w:rPr>
            <w:rStyle w:val="af3"/>
            <w:rFonts w:ascii="Times New Roman" w:hint="eastAsia"/>
            <w:noProof/>
          </w:rPr>
          <w:t>（逻辑基站）</w:t>
        </w:r>
        <w:r>
          <w:rPr>
            <w:noProof/>
            <w:webHidden/>
          </w:rPr>
          <w:tab/>
        </w:r>
        <w:r>
          <w:rPr>
            <w:noProof/>
            <w:webHidden/>
          </w:rPr>
          <w:fldChar w:fldCharType="begin"/>
        </w:r>
        <w:r>
          <w:rPr>
            <w:noProof/>
            <w:webHidden/>
          </w:rPr>
          <w:instrText xml:space="preserve"> PAGEREF _Toc123025230 \h </w:instrText>
        </w:r>
      </w:ins>
      <w:r>
        <w:rPr>
          <w:noProof/>
          <w:webHidden/>
        </w:rPr>
      </w:r>
      <w:r>
        <w:rPr>
          <w:noProof/>
          <w:webHidden/>
        </w:rPr>
        <w:fldChar w:fldCharType="separate"/>
      </w:r>
      <w:ins w:id="61" w:author="tangjinkun" w:date="2022-12-27T09:19:00Z">
        <w:r>
          <w:rPr>
            <w:noProof/>
            <w:webHidden/>
          </w:rPr>
          <w:t>9</w:t>
        </w:r>
        <w:r>
          <w:rPr>
            <w:noProof/>
            <w:webHidden/>
          </w:rPr>
          <w:fldChar w:fldCharType="end"/>
        </w:r>
        <w:r w:rsidRPr="00AB028C">
          <w:rPr>
            <w:rStyle w:val="af3"/>
            <w:noProof/>
          </w:rPr>
          <w:fldChar w:fldCharType="end"/>
        </w:r>
      </w:ins>
    </w:p>
    <w:p w:rsidR="00824D1A" w:rsidRDefault="00824D1A">
      <w:pPr>
        <w:pStyle w:val="3"/>
        <w:ind w:firstLine="210"/>
        <w:rPr>
          <w:ins w:id="62" w:author="tangjinkun" w:date="2022-12-27T09:19:00Z"/>
          <w:rFonts w:asciiTheme="minorHAnsi" w:eastAsiaTheme="minorEastAsia" w:hAnsiTheme="minorHAnsi" w:cstheme="minorBidi"/>
          <w:noProof/>
          <w:szCs w:val="22"/>
        </w:rPr>
      </w:pPr>
      <w:ins w:id="63" w:author="tangjinkun" w:date="2022-12-27T09:19:00Z">
        <w:r w:rsidRPr="00AB028C">
          <w:rPr>
            <w:rStyle w:val="af3"/>
            <w:noProof/>
          </w:rPr>
          <w:fldChar w:fldCharType="begin"/>
        </w:r>
        <w:r w:rsidRPr="00AB028C">
          <w:rPr>
            <w:rStyle w:val="af3"/>
            <w:noProof/>
          </w:rPr>
          <w:instrText xml:space="preserve"> </w:instrText>
        </w:r>
        <w:r>
          <w:rPr>
            <w:noProof/>
          </w:rPr>
          <w:instrText>HYPERLINK \l "_Toc123025231"</w:instrText>
        </w:r>
        <w:r w:rsidRPr="00AB028C">
          <w:rPr>
            <w:rStyle w:val="af3"/>
            <w:noProof/>
          </w:rPr>
          <w:instrText xml:space="preserve"> </w:instrText>
        </w:r>
        <w:r w:rsidRPr="00AB028C">
          <w:rPr>
            <w:rStyle w:val="af3"/>
            <w:noProof/>
          </w:rPr>
          <w:fldChar w:fldCharType="separate"/>
        </w:r>
        <w:r w:rsidRPr="00AB028C">
          <w:rPr>
            <w:rStyle w:val="af3"/>
            <w:noProof/>
          </w:rPr>
          <w:t>6.6</w:t>
        </w:r>
        <w:r w:rsidRPr="00AB028C">
          <w:rPr>
            <w:rStyle w:val="af3"/>
            <w:rFonts w:ascii="Times New Roman" w:hint="eastAsia"/>
            <w:noProof/>
          </w:rPr>
          <w:t xml:space="preserve"> </w:t>
        </w:r>
        <w:r w:rsidRPr="00AB028C">
          <w:rPr>
            <w:rStyle w:val="af3"/>
            <w:rFonts w:ascii="Times New Roman" w:hint="eastAsia"/>
            <w:noProof/>
          </w:rPr>
          <w:t>运营商</w:t>
        </w:r>
        <w:r w:rsidRPr="00AB028C">
          <w:rPr>
            <w:rStyle w:val="af3"/>
            <w:rFonts w:ascii="Times New Roman"/>
            <w:noProof/>
          </w:rPr>
          <w:t>gNB(</w:t>
        </w:r>
        <w:r w:rsidRPr="00AB028C">
          <w:rPr>
            <w:rStyle w:val="af3"/>
            <w:rFonts w:ascii="Times New Roman" w:hint="eastAsia"/>
            <w:noProof/>
          </w:rPr>
          <w:t>含承建方和共享方</w:t>
        </w:r>
        <w:r w:rsidRPr="00AB028C">
          <w:rPr>
            <w:rStyle w:val="af3"/>
            <w:rFonts w:ascii="Times New Roman"/>
            <w:noProof/>
          </w:rPr>
          <w:t>)</w:t>
        </w:r>
        <w:r>
          <w:rPr>
            <w:noProof/>
            <w:webHidden/>
          </w:rPr>
          <w:tab/>
        </w:r>
        <w:r>
          <w:rPr>
            <w:noProof/>
            <w:webHidden/>
          </w:rPr>
          <w:fldChar w:fldCharType="begin"/>
        </w:r>
        <w:r>
          <w:rPr>
            <w:noProof/>
            <w:webHidden/>
          </w:rPr>
          <w:instrText xml:space="preserve"> PAGEREF _Toc123025231 \h </w:instrText>
        </w:r>
      </w:ins>
      <w:r>
        <w:rPr>
          <w:noProof/>
          <w:webHidden/>
        </w:rPr>
      </w:r>
      <w:r>
        <w:rPr>
          <w:noProof/>
          <w:webHidden/>
        </w:rPr>
        <w:fldChar w:fldCharType="separate"/>
      </w:r>
      <w:ins w:id="64" w:author="tangjinkun" w:date="2022-12-27T09:19:00Z">
        <w:r>
          <w:rPr>
            <w:noProof/>
            <w:webHidden/>
          </w:rPr>
          <w:t>11</w:t>
        </w:r>
        <w:r>
          <w:rPr>
            <w:noProof/>
            <w:webHidden/>
          </w:rPr>
          <w:fldChar w:fldCharType="end"/>
        </w:r>
        <w:r w:rsidRPr="00AB028C">
          <w:rPr>
            <w:rStyle w:val="af3"/>
            <w:noProof/>
          </w:rPr>
          <w:fldChar w:fldCharType="end"/>
        </w:r>
      </w:ins>
    </w:p>
    <w:p w:rsidR="00824D1A" w:rsidRDefault="00824D1A">
      <w:pPr>
        <w:pStyle w:val="3"/>
        <w:ind w:firstLine="210"/>
        <w:rPr>
          <w:ins w:id="65" w:author="tangjinkun" w:date="2022-12-27T09:19:00Z"/>
          <w:rFonts w:asciiTheme="minorHAnsi" w:eastAsiaTheme="minorEastAsia" w:hAnsiTheme="minorHAnsi" w:cstheme="minorBidi"/>
          <w:noProof/>
          <w:szCs w:val="22"/>
        </w:rPr>
      </w:pPr>
      <w:ins w:id="66" w:author="tangjinkun" w:date="2022-12-27T09:19:00Z">
        <w:r w:rsidRPr="00AB028C">
          <w:rPr>
            <w:rStyle w:val="af3"/>
            <w:noProof/>
          </w:rPr>
          <w:fldChar w:fldCharType="begin"/>
        </w:r>
        <w:r w:rsidRPr="00AB028C">
          <w:rPr>
            <w:rStyle w:val="af3"/>
            <w:noProof/>
          </w:rPr>
          <w:instrText xml:space="preserve"> </w:instrText>
        </w:r>
        <w:r>
          <w:rPr>
            <w:noProof/>
          </w:rPr>
          <w:instrText>HYPERLINK \l "_Toc123025232"</w:instrText>
        </w:r>
        <w:r w:rsidRPr="00AB028C">
          <w:rPr>
            <w:rStyle w:val="af3"/>
            <w:noProof/>
          </w:rPr>
          <w:instrText xml:space="preserve"> </w:instrText>
        </w:r>
        <w:r w:rsidRPr="00AB028C">
          <w:rPr>
            <w:rStyle w:val="af3"/>
            <w:noProof/>
          </w:rPr>
          <w:fldChar w:fldCharType="separate"/>
        </w:r>
        <w:r w:rsidRPr="00AB028C">
          <w:rPr>
            <w:rStyle w:val="af3"/>
            <w:noProof/>
          </w:rPr>
          <w:t>6.7</w:t>
        </w:r>
        <w:r w:rsidRPr="00AB028C">
          <w:rPr>
            <w:rStyle w:val="af3"/>
            <w:rFonts w:ascii="Times New Roman"/>
            <w:noProof/>
          </w:rPr>
          <w:t xml:space="preserve"> NR Cell CU</w:t>
        </w:r>
        <w:r>
          <w:rPr>
            <w:noProof/>
            <w:webHidden/>
          </w:rPr>
          <w:tab/>
        </w:r>
        <w:r>
          <w:rPr>
            <w:noProof/>
            <w:webHidden/>
          </w:rPr>
          <w:fldChar w:fldCharType="begin"/>
        </w:r>
        <w:r>
          <w:rPr>
            <w:noProof/>
            <w:webHidden/>
          </w:rPr>
          <w:instrText xml:space="preserve"> PAGEREF _Toc123025232 \h </w:instrText>
        </w:r>
      </w:ins>
      <w:r>
        <w:rPr>
          <w:noProof/>
          <w:webHidden/>
        </w:rPr>
      </w:r>
      <w:r>
        <w:rPr>
          <w:noProof/>
          <w:webHidden/>
        </w:rPr>
        <w:fldChar w:fldCharType="separate"/>
      </w:r>
      <w:ins w:id="67" w:author="tangjinkun" w:date="2022-12-27T09:19:00Z">
        <w:r>
          <w:rPr>
            <w:noProof/>
            <w:webHidden/>
          </w:rPr>
          <w:t>11</w:t>
        </w:r>
        <w:r>
          <w:rPr>
            <w:noProof/>
            <w:webHidden/>
          </w:rPr>
          <w:fldChar w:fldCharType="end"/>
        </w:r>
        <w:r w:rsidRPr="00AB028C">
          <w:rPr>
            <w:rStyle w:val="af3"/>
            <w:noProof/>
          </w:rPr>
          <w:fldChar w:fldCharType="end"/>
        </w:r>
      </w:ins>
    </w:p>
    <w:p w:rsidR="00824D1A" w:rsidRDefault="00824D1A">
      <w:pPr>
        <w:pStyle w:val="3"/>
        <w:ind w:firstLine="210"/>
        <w:rPr>
          <w:ins w:id="68" w:author="tangjinkun" w:date="2022-12-27T09:19:00Z"/>
          <w:rFonts w:asciiTheme="minorHAnsi" w:eastAsiaTheme="minorEastAsia" w:hAnsiTheme="minorHAnsi" w:cstheme="minorBidi"/>
          <w:noProof/>
          <w:szCs w:val="22"/>
        </w:rPr>
      </w:pPr>
      <w:ins w:id="69" w:author="tangjinkun" w:date="2022-12-27T09:19:00Z">
        <w:r w:rsidRPr="00AB028C">
          <w:rPr>
            <w:rStyle w:val="af3"/>
            <w:noProof/>
          </w:rPr>
          <w:fldChar w:fldCharType="begin"/>
        </w:r>
        <w:r w:rsidRPr="00AB028C">
          <w:rPr>
            <w:rStyle w:val="af3"/>
            <w:noProof/>
          </w:rPr>
          <w:instrText xml:space="preserve"> </w:instrText>
        </w:r>
        <w:r>
          <w:rPr>
            <w:noProof/>
          </w:rPr>
          <w:instrText>HYPERLINK \l "_Toc123025233"</w:instrText>
        </w:r>
        <w:r w:rsidRPr="00AB028C">
          <w:rPr>
            <w:rStyle w:val="af3"/>
            <w:noProof/>
          </w:rPr>
          <w:instrText xml:space="preserve"> </w:instrText>
        </w:r>
        <w:r w:rsidRPr="00AB028C">
          <w:rPr>
            <w:rStyle w:val="af3"/>
            <w:noProof/>
          </w:rPr>
          <w:fldChar w:fldCharType="separate"/>
        </w:r>
        <w:r w:rsidRPr="00AB028C">
          <w:rPr>
            <w:rStyle w:val="af3"/>
            <w:noProof/>
          </w:rPr>
          <w:t>6.8</w:t>
        </w:r>
        <w:r w:rsidRPr="00AB028C">
          <w:rPr>
            <w:rStyle w:val="af3"/>
            <w:rFonts w:ascii="Times New Roman" w:hint="eastAsia"/>
            <w:noProof/>
          </w:rPr>
          <w:t xml:space="preserve"> </w:t>
        </w:r>
        <w:r w:rsidRPr="00AB028C">
          <w:rPr>
            <w:rStyle w:val="af3"/>
            <w:rFonts w:ascii="Times New Roman" w:hint="eastAsia"/>
            <w:noProof/>
          </w:rPr>
          <w:t>运营商</w:t>
        </w:r>
        <w:r w:rsidRPr="00AB028C">
          <w:rPr>
            <w:rStyle w:val="af3"/>
            <w:rFonts w:ascii="Times New Roman"/>
            <w:noProof/>
          </w:rPr>
          <w:t xml:space="preserve"> NR Cell CU</w:t>
        </w:r>
        <w:r>
          <w:rPr>
            <w:noProof/>
            <w:webHidden/>
          </w:rPr>
          <w:tab/>
        </w:r>
        <w:r>
          <w:rPr>
            <w:noProof/>
            <w:webHidden/>
          </w:rPr>
          <w:fldChar w:fldCharType="begin"/>
        </w:r>
        <w:r>
          <w:rPr>
            <w:noProof/>
            <w:webHidden/>
          </w:rPr>
          <w:instrText xml:space="preserve"> PAGEREF _Toc123025233 \h </w:instrText>
        </w:r>
      </w:ins>
      <w:r>
        <w:rPr>
          <w:noProof/>
          <w:webHidden/>
        </w:rPr>
      </w:r>
      <w:r>
        <w:rPr>
          <w:noProof/>
          <w:webHidden/>
        </w:rPr>
        <w:fldChar w:fldCharType="separate"/>
      </w:r>
      <w:ins w:id="70" w:author="tangjinkun" w:date="2022-12-27T09:19:00Z">
        <w:r>
          <w:rPr>
            <w:noProof/>
            <w:webHidden/>
          </w:rPr>
          <w:t>12</w:t>
        </w:r>
        <w:r>
          <w:rPr>
            <w:noProof/>
            <w:webHidden/>
          </w:rPr>
          <w:fldChar w:fldCharType="end"/>
        </w:r>
        <w:r w:rsidRPr="00AB028C">
          <w:rPr>
            <w:rStyle w:val="af3"/>
            <w:noProof/>
          </w:rPr>
          <w:fldChar w:fldCharType="end"/>
        </w:r>
      </w:ins>
    </w:p>
    <w:p w:rsidR="00824D1A" w:rsidRDefault="00824D1A">
      <w:pPr>
        <w:pStyle w:val="3"/>
        <w:ind w:firstLine="210"/>
        <w:rPr>
          <w:ins w:id="71" w:author="tangjinkun" w:date="2022-12-27T09:19:00Z"/>
          <w:rFonts w:asciiTheme="minorHAnsi" w:eastAsiaTheme="minorEastAsia" w:hAnsiTheme="minorHAnsi" w:cstheme="minorBidi"/>
          <w:noProof/>
          <w:szCs w:val="22"/>
        </w:rPr>
      </w:pPr>
      <w:ins w:id="72" w:author="tangjinkun" w:date="2022-12-27T09:19:00Z">
        <w:r w:rsidRPr="00AB028C">
          <w:rPr>
            <w:rStyle w:val="af3"/>
            <w:noProof/>
          </w:rPr>
          <w:fldChar w:fldCharType="begin"/>
        </w:r>
        <w:r w:rsidRPr="00AB028C">
          <w:rPr>
            <w:rStyle w:val="af3"/>
            <w:noProof/>
          </w:rPr>
          <w:instrText xml:space="preserve"> </w:instrText>
        </w:r>
        <w:r>
          <w:rPr>
            <w:noProof/>
          </w:rPr>
          <w:instrText>HYPERLINK \l "_Toc123025234"</w:instrText>
        </w:r>
        <w:r w:rsidRPr="00AB028C">
          <w:rPr>
            <w:rStyle w:val="af3"/>
            <w:noProof/>
          </w:rPr>
          <w:instrText xml:space="preserve"> </w:instrText>
        </w:r>
        <w:r w:rsidRPr="00AB028C">
          <w:rPr>
            <w:rStyle w:val="af3"/>
            <w:noProof/>
          </w:rPr>
          <w:fldChar w:fldCharType="separate"/>
        </w:r>
        <w:r w:rsidRPr="00AB028C">
          <w:rPr>
            <w:rStyle w:val="af3"/>
            <w:noProof/>
          </w:rPr>
          <w:t>6.9</w:t>
        </w:r>
        <w:r w:rsidRPr="00AB028C">
          <w:rPr>
            <w:rStyle w:val="af3"/>
            <w:rFonts w:ascii="Times New Roman"/>
            <w:noProof/>
          </w:rPr>
          <w:t xml:space="preserve"> NR Cell CU</w:t>
        </w:r>
        <w:r w:rsidRPr="00AB028C">
          <w:rPr>
            <w:rStyle w:val="af3"/>
            <w:rFonts w:ascii="Times New Roman" w:hint="eastAsia"/>
            <w:noProof/>
          </w:rPr>
          <w:t>切片</w:t>
        </w:r>
        <w:r>
          <w:rPr>
            <w:noProof/>
            <w:webHidden/>
          </w:rPr>
          <w:tab/>
        </w:r>
        <w:r>
          <w:rPr>
            <w:noProof/>
            <w:webHidden/>
          </w:rPr>
          <w:fldChar w:fldCharType="begin"/>
        </w:r>
        <w:r>
          <w:rPr>
            <w:noProof/>
            <w:webHidden/>
          </w:rPr>
          <w:instrText xml:space="preserve"> PAGEREF _Toc123025234 \h </w:instrText>
        </w:r>
      </w:ins>
      <w:r>
        <w:rPr>
          <w:noProof/>
          <w:webHidden/>
        </w:rPr>
      </w:r>
      <w:r>
        <w:rPr>
          <w:noProof/>
          <w:webHidden/>
        </w:rPr>
        <w:fldChar w:fldCharType="separate"/>
      </w:r>
      <w:ins w:id="73" w:author="tangjinkun" w:date="2022-12-27T09:19:00Z">
        <w:r>
          <w:rPr>
            <w:noProof/>
            <w:webHidden/>
          </w:rPr>
          <w:t>13</w:t>
        </w:r>
        <w:r>
          <w:rPr>
            <w:noProof/>
            <w:webHidden/>
          </w:rPr>
          <w:fldChar w:fldCharType="end"/>
        </w:r>
        <w:r w:rsidRPr="00AB028C">
          <w:rPr>
            <w:rStyle w:val="af3"/>
            <w:noProof/>
          </w:rPr>
          <w:fldChar w:fldCharType="end"/>
        </w:r>
      </w:ins>
    </w:p>
    <w:p w:rsidR="00824D1A" w:rsidRDefault="00824D1A">
      <w:pPr>
        <w:pStyle w:val="3"/>
        <w:ind w:firstLine="210"/>
        <w:rPr>
          <w:ins w:id="74" w:author="tangjinkun" w:date="2022-12-27T09:19:00Z"/>
          <w:rFonts w:asciiTheme="minorHAnsi" w:eastAsiaTheme="minorEastAsia" w:hAnsiTheme="minorHAnsi" w:cstheme="minorBidi"/>
          <w:noProof/>
          <w:szCs w:val="22"/>
        </w:rPr>
      </w:pPr>
      <w:ins w:id="75" w:author="tangjinkun" w:date="2022-12-27T09:19:00Z">
        <w:r w:rsidRPr="00AB028C">
          <w:rPr>
            <w:rStyle w:val="af3"/>
            <w:noProof/>
          </w:rPr>
          <w:fldChar w:fldCharType="begin"/>
        </w:r>
        <w:r w:rsidRPr="00AB028C">
          <w:rPr>
            <w:rStyle w:val="af3"/>
            <w:noProof/>
          </w:rPr>
          <w:instrText xml:space="preserve"> </w:instrText>
        </w:r>
        <w:r>
          <w:rPr>
            <w:noProof/>
          </w:rPr>
          <w:instrText>HYPERLINK \l "_Toc123025235"</w:instrText>
        </w:r>
        <w:r w:rsidRPr="00AB028C">
          <w:rPr>
            <w:rStyle w:val="af3"/>
            <w:noProof/>
          </w:rPr>
          <w:instrText xml:space="preserve"> </w:instrText>
        </w:r>
        <w:r w:rsidRPr="00AB028C">
          <w:rPr>
            <w:rStyle w:val="af3"/>
            <w:noProof/>
          </w:rPr>
          <w:fldChar w:fldCharType="separate"/>
        </w:r>
        <w:r w:rsidRPr="00AB028C">
          <w:rPr>
            <w:rStyle w:val="af3"/>
            <w:noProof/>
          </w:rPr>
          <w:t>6.10</w:t>
        </w:r>
        <w:r w:rsidRPr="00AB028C">
          <w:rPr>
            <w:rStyle w:val="af3"/>
            <w:rFonts w:ascii="Times New Roman"/>
            <w:noProof/>
          </w:rPr>
          <w:t xml:space="preserve"> NR Cell DU</w:t>
        </w:r>
        <w:r>
          <w:rPr>
            <w:noProof/>
            <w:webHidden/>
          </w:rPr>
          <w:tab/>
        </w:r>
        <w:r>
          <w:rPr>
            <w:noProof/>
            <w:webHidden/>
          </w:rPr>
          <w:fldChar w:fldCharType="begin"/>
        </w:r>
        <w:r>
          <w:rPr>
            <w:noProof/>
            <w:webHidden/>
          </w:rPr>
          <w:instrText xml:space="preserve"> PAGEREF _Toc123025235 \h </w:instrText>
        </w:r>
      </w:ins>
      <w:r>
        <w:rPr>
          <w:noProof/>
          <w:webHidden/>
        </w:rPr>
      </w:r>
      <w:r>
        <w:rPr>
          <w:noProof/>
          <w:webHidden/>
        </w:rPr>
        <w:fldChar w:fldCharType="separate"/>
      </w:r>
      <w:ins w:id="76" w:author="tangjinkun" w:date="2022-12-27T09:19:00Z">
        <w:r>
          <w:rPr>
            <w:noProof/>
            <w:webHidden/>
          </w:rPr>
          <w:t>13</w:t>
        </w:r>
        <w:r>
          <w:rPr>
            <w:noProof/>
            <w:webHidden/>
          </w:rPr>
          <w:fldChar w:fldCharType="end"/>
        </w:r>
        <w:r w:rsidRPr="00AB028C">
          <w:rPr>
            <w:rStyle w:val="af3"/>
            <w:noProof/>
          </w:rPr>
          <w:fldChar w:fldCharType="end"/>
        </w:r>
      </w:ins>
    </w:p>
    <w:p w:rsidR="00824D1A" w:rsidRDefault="00824D1A">
      <w:pPr>
        <w:pStyle w:val="3"/>
        <w:ind w:firstLine="210"/>
        <w:rPr>
          <w:ins w:id="77" w:author="tangjinkun" w:date="2022-12-27T09:19:00Z"/>
          <w:rFonts w:asciiTheme="minorHAnsi" w:eastAsiaTheme="minorEastAsia" w:hAnsiTheme="minorHAnsi" w:cstheme="minorBidi"/>
          <w:noProof/>
          <w:szCs w:val="22"/>
        </w:rPr>
      </w:pPr>
      <w:ins w:id="78" w:author="tangjinkun" w:date="2022-12-27T09:19:00Z">
        <w:r w:rsidRPr="00AB028C">
          <w:rPr>
            <w:rStyle w:val="af3"/>
            <w:noProof/>
          </w:rPr>
          <w:fldChar w:fldCharType="begin"/>
        </w:r>
        <w:r w:rsidRPr="00AB028C">
          <w:rPr>
            <w:rStyle w:val="af3"/>
            <w:noProof/>
          </w:rPr>
          <w:instrText xml:space="preserve"> </w:instrText>
        </w:r>
        <w:r>
          <w:rPr>
            <w:noProof/>
          </w:rPr>
          <w:instrText>HYPERLINK \l "_Toc123025236"</w:instrText>
        </w:r>
        <w:r w:rsidRPr="00AB028C">
          <w:rPr>
            <w:rStyle w:val="af3"/>
            <w:noProof/>
          </w:rPr>
          <w:instrText xml:space="preserve"> </w:instrText>
        </w:r>
        <w:r w:rsidRPr="00AB028C">
          <w:rPr>
            <w:rStyle w:val="af3"/>
            <w:noProof/>
          </w:rPr>
          <w:fldChar w:fldCharType="separate"/>
        </w:r>
        <w:r w:rsidRPr="00AB028C">
          <w:rPr>
            <w:rStyle w:val="af3"/>
            <w:noProof/>
          </w:rPr>
          <w:t>6.11</w:t>
        </w:r>
        <w:r w:rsidRPr="00AB028C">
          <w:rPr>
            <w:rStyle w:val="af3"/>
            <w:rFonts w:ascii="Times New Roman" w:hint="eastAsia"/>
            <w:noProof/>
          </w:rPr>
          <w:t xml:space="preserve"> </w:t>
        </w:r>
        <w:r w:rsidRPr="00AB028C">
          <w:rPr>
            <w:rStyle w:val="af3"/>
            <w:rFonts w:ascii="Times New Roman" w:hint="eastAsia"/>
            <w:noProof/>
          </w:rPr>
          <w:t>运营商</w:t>
        </w:r>
        <w:r w:rsidRPr="00AB028C">
          <w:rPr>
            <w:rStyle w:val="af3"/>
            <w:rFonts w:ascii="Times New Roman"/>
            <w:noProof/>
          </w:rPr>
          <w:t>NR Cell DU</w:t>
        </w:r>
        <w:r>
          <w:rPr>
            <w:noProof/>
            <w:webHidden/>
          </w:rPr>
          <w:tab/>
        </w:r>
        <w:r>
          <w:rPr>
            <w:noProof/>
            <w:webHidden/>
          </w:rPr>
          <w:fldChar w:fldCharType="begin"/>
        </w:r>
        <w:r>
          <w:rPr>
            <w:noProof/>
            <w:webHidden/>
          </w:rPr>
          <w:instrText xml:space="preserve"> PAGEREF _Toc123025236 \h </w:instrText>
        </w:r>
      </w:ins>
      <w:r>
        <w:rPr>
          <w:noProof/>
          <w:webHidden/>
        </w:rPr>
      </w:r>
      <w:r>
        <w:rPr>
          <w:noProof/>
          <w:webHidden/>
        </w:rPr>
        <w:fldChar w:fldCharType="separate"/>
      </w:r>
      <w:ins w:id="79" w:author="tangjinkun" w:date="2022-12-27T09:19:00Z">
        <w:r>
          <w:rPr>
            <w:noProof/>
            <w:webHidden/>
          </w:rPr>
          <w:t>15</w:t>
        </w:r>
        <w:r>
          <w:rPr>
            <w:noProof/>
            <w:webHidden/>
          </w:rPr>
          <w:fldChar w:fldCharType="end"/>
        </w:r>
        <w:r w:rsidRPr="00AB028C">
          <w:rPr>
            <w:rStyle w:val="af3"/>
            <w:noProof/>
          </w:rPr>
          <w:fldChar w:fldCharType="end"/>
        </w:r>
      </w:ins>
    </w:p>
    <w:p w:rsidR="00824D1A" w:rsidRDefault="00824D1A">
      <w:pPr>
        <w:pStyle w:val="3"/>
        <w:ind w:firstLine="210"/>
        <w:rPr>
          <w:ins w:id="80" w:author="tangjinkun" w:date="2022-12-27T09:19:00Z"/>
          <w:rFonts w:asciiTheme="minorHAnsi" w:eastAsiaTheme="minorEastAsia" w:hAnsiTheme="minorHAnsi" w:cstheme="minorBidi"/>
          <w:noProof/>
          <w:szCs w:val="22"/>
        </w:rPr>
      </w:pPr>
      <w:ins w:id="81" w:author="tangjinkun" w:date="2022-12-27T09:19:00Z">
        <w:r w:rsidRPr="00AB028C">
          <w:rPr>
            <w:rStyle w:val="af3"/>
            <w:noProof/>
          </w:rPr>
          <w:fldChar w:fldCharType="begin"/>
        </w:r>
        <w:r w:rsidRPr="00AB028C">
          <w:rPr>
            <w:rStyle w:val="af3"/>
            <w:noProof/>
          </w:rPr>
          <w:instrText xml:space="preserve"> </w:instrText>
        </w:r>
        <w:r>
          <w:rPr>
            <w:noProof/>
          </w:rPr>
          <w:instrText>HYPERLINK \l "_Toc123025237"</w:instrText>
        </w:r>
        <w:r w:rsidRPr="00AB028C">
          <w:rPr>
            <w:rStyle w:val="af3"/>
            <w:noProof/>
          </w:rPr>
          <w:instrText xml:space="preserve"> </w:instrText>
        </w:r>
        <w:r w:rsidRPr="00AB028C">
          <w:rPr>
            <w:rStyle w:val="af3"/>
            <w:noProof/>
          </w:rPr>
          <w:fldChar w:fldCharType="separate"/>
        </w:r>
        <w:r w:rsidRPr="00AB028C">
          <w:rPr>
            <w:rStyle w:val="af3"/>
            <w:noProof/>
          </w:rPr>
          <w:t>6.12</w:t>
        </w:r>
        <w:r w:rsidRPr="00AB028C">
          <w:rPr>
            <w:rStyle w:val="af3"/>
            <w:rFonts w:ascii="Times New Roman"/>
            <w:noProof/>
          </w:rPr>
          <w:t xml:space="preserve"> NR Cell DU</w:t>
        </w:r>
        <w:r w:rsidRPr="00AB028C">
          <w:rPr>
            <w:rStyle w:val="af3"/>
            <w:rFonts w:ascii="Times New Roman" w:hint="eastAsia"/>
            <w:noProof/>
          </w:rPr>
          <w:t>切片</w:t>
        </w:r>
        <w:r>
          <w:rPr>
            <w:noProof/>
            <w:webHidden/>
          </w:rPr>
          <w:tab/>
        </w:r>
        <w:r>
          <w:rPr>
            <w:noProof/>
            <w:webHidden/>
          </w:rPr>
          <w:fldChar w:fldCharType="begin"/>
        </w:r>
        <w:r>
          <w:rPr>
            <w:noProof/>
            <w:webHidden/>
          </w:rPr>
          <w:instrText xml:space="preserve"> PAGEREF _Toc123025237 \h </w:instrText>
        </w:r>
      </w:ins>
      <w:r>
        <w:rPr>
          <w:noProof/>
          <w:webHidden/>
        </w:rPr>
      </w:r>
      <w:r>
        <w:rPr>
          <w:noProof/>
          <w:webHidden/>
        </w:rPr>
        <w:fldChar w:fldCharType="separate"/>
      </w:r>
      <w:ins w:id="82" w:author="tangjinkun" w:date="2022-12-27T09:19:00Z">
        <w:r>
          <w:rPr>
            <w:noProof/>
            <w:webHidden/>
          </w:rPr>
          <w:t>15</w:t>
        </w:r>
        <w:r>
          <w:rPr>
            <w:noProof/>
            <w:webHidden/>
          </w:rPr>
          <w:fldChar w:fldCharType="end"/>
        </w:r>
        <w:r w:rsidRPr="00AB028C">
          <w:rPr>
            <w:rStyle w:val="af3"/>
            <w:noProof/>
          </w:rPr>
          <w:fldChar w:fldCharType="end"/>
        </w:r>
      </w:ins>
    </w:p>
    <w:p w:rsidR="00824D1A" w:rsidRDefault="00824D1A">
      <w:pPr>
        <w:pStyle w:val="3"/>
        <w:ind w:firstLine="210"/>
        <w:rPr>
          <w:ins w:id="83" w:author="tangjinkun" w:date="2022-12-27T09:19:00Z"/>
          <w:rFonts w:asciiTheme="minorHAnsi" w:eastAsiaTheme="minorEastAsia" w:hAnsiTheme="minorHAnsi" w:cstheme="minorBidi"/>
          <w:noProof/>
          <w:szCs w:val="22"/>
        </w:rPr>
      </w:pPr>
      <w:ins w:id="84" w:author="tangjinkun" w:date="2022-12-27T09:19:00Z">
        <w:r w:rsidRPr="00AB028C">
          <w:rPr>
            <w:rStyle w:val="af3"/>
            <w:noProof/>
          </w:rPr>
          <w:fldChar w:fldCharType="begin"/>
        </w:r>
        <w:r w:rsidRPr="00AB028C">
          <w:rPr>
            <w:rStyle w:val="af3"/>
            <w:noProof/>
          </w:rPr>
          <w:instrText xml:space="preserve"> </w:instrText>
        </w:r>
        <w:r>
          <w:rPr>
            <w:noProof/>
          </w:rPr>
          <w:instrText>HYPERLINK \l "_Toc123025238"</w:instrText>
        </w:r>
        <w:r w:rsidRPr="00AB028C">
          <w:rPr>
            <w:rStyle w:val="af3"/>
            <w:noProof/>
          </w:rPr>
          <w:instrText xml:space="preserve"> </w:instrText>
        </w:r>
        <w:r w:rsidRPr="00AB028C">
          <w:rPr>
            <w:rStyle w:val="af3"/>
            <w:noProof/>
          </w:rPr>
          <w:fldChar w:fldCharType="separate"/>
        </w:r>
        <w:r w:rsidRPr="00AB028C">
          <w:rPr>
            <w:rStyle w:val="af3"/>
            <w:noProof/>
          </w:rPr>
          <w:t>6.13</w:t>
        </w:r>
        <w:r w:rsidRPr="00AB028C">
          <w:rPr>
            <w:rStyle w:val="af3"/>
            <w:rFonts w:ascii="Times New Roman"/>
            <w:noProof/>
          </w:rPr>
          <w:t xml:space="preserve"> RRU</w:t>
        </w:r>
        <w:r>
          <w:rPr>
            <w:noProof/>
            <w:webHidden/>
          </w:rPr>
          <w:tab/>
        </w:r>
        <w:r>
          <w:rPr>
            <w:noProof/>
            <w:webHidden/>
          </w:rPr>
          <w:fldChar w:fldCharType="begin"/>
        </w:r>
        <w:r>
          <w:rPr>
            <w:noProof/>
            <w:webHidden/>
          </w:rPr>
          <w:instrText xml:space="preserve"> PAGEREF _Toc123025238 \h </w:instrText>
        </w:r>
      </w:ins>
      <w:r>
        <w:rPr>
          <w:noProof/>
          <w:webHidden/>
        </w:rPr>
      </w:r>
      <w:r>
        <w:rPr>
          <w:noProof/>
          <w:webHidden/>
        </w:rPr>
        <w:fldChar w:fldCharType="separate"/>
      </w:r>
      <w:ins w:id="85" w:author="tangjinkun" w:date="2022-12-27T09:19:00Z">
        <w:r>
          <w:rPr>
            <w:noProof/>
            <w:webHidden/>
          </w:rPr>
          <w:t>16</w:t>
        </w:r>
        <w:r>
          <w:rPr>
            <w:noProof/>
            <w:webHidden/>
          </w:rPr>
          <w:fldChar w:fldCharType="end"/>
        </w:r>
        <w:r w:rsidRPr="00AB028C">
          <w:rPr>
            <w:rStyle w:val="af3"/>
            <w:noProof/>
          </w:rPr>
          <w:fldChar w:fldCharType="end"/>
        </w:r>
      </w:ins>
    </w:p>
    <w:p w:rsidR="00824D1A" w:rsidRDefault="00824D1A">
      <w:pPr>
        <w:pStyle w:val="3"/>
        <w:ind w:firstLine="210"/>
        <w:rPr>
          <w:ins w:id="86" w:author="tangjinkun" w:date="2022-12-27T09:19:00Z"/>
          <w:rFonts w:asciiTheme="minorHAnsi" w:eastAsiaTheme="minorEastAsia" w:hAnsiTheme="minorHAnsi" w:cstheme="minorBidi"/>
          <w:noProof/>
          <w:szCs w:val="22"/>
        </w:rPr>
      </w:pPr>
      <w:ins w:id="87" w:author="tangjinkun" w:date="2022-12-27T09:19:00Z">
        <w:r w:rsidRPr="00AB028C">
          <w:rPr>
            <w:rStyle w:val="af3"/>
            <w:noProof/>
          </w:rPr>
          <w:fldChar w:fldCharType="begin"/>
        </w:r>
        <w:r w:rsidRPr="00AB028C">
          <w:rPr>
            <w:rStyle w:val="af3"/>
            <w:noProof/>
          </w:rPr>
          <w:instrText xml:space="preserve"> </w:instrText>
        </w:r>
        <w:r>
          <w:rPr>
            <w:noProof/>
          </w:rPr>
          <w:instrText>HYPERLINK \l "_Toc123025239"</w:instrText>
        </w:r>
        <w:r w:rsidRPr="00AB028C">
          <w:rPr>
            <w:rStyle w:val="af3"/>
            <w:noProof/>
          </w:rPr>
          <w:instrText xml:space="preserve"> </w:instrText>
        </w:r>
        <w:r w:rsidRPr="00AB028C">
          <w:rPr>
            <w:rStyle w:val="af3"/>
            <w:noProof/>
          </w:rPr>
          <w:fldChar w:fldCharType="separate"/>
        </w:r>
        <w:r w:rsidRPr="00AB028C">
          <w:rPr>
            <w:rStyle w:val="af3"/>
            <w:noProof/>
          </w:rPr>
          <w:t>6.14</w:t>
        </w:r>
        <w:r w:rsidRPr="00AB028C">
          <w:rPr>
            <w:rStyle w:val="af3"/>
            <w:rFonts w:ascii="Times New Roman" w:hint="eastAsia"/>
            <w:noProof/>
          </w:rPr>
          <w:t xml:space="preserve"> </w:t>
        </w:r>
        <w:r w:rsidRPr="00AB028C">
          <w:rPr>
            <w:rStyle w:val="af3"/>
            <w:rFonts w:ascii="Times New Roman" w:hint="eastAsia"/>
            <w:noProof/>
          </w:rPr>
          <w:t>物理天线</w:t>
        </w:r>
        <w:r>
          <w:rPr>
            <w:noProof/>
            <w:webHidden/>
          </w:rPr>
          <w:tab/>
        </w:r>
        <w:r>
          <w:rPr>
            <w:noProof/>
            <w:webHidden/>
          </w:rPr>
          <w:fldChar w:fldCharType="begin"/>
        </w:r>
        <w:r>
          <w:rPr>
            <w:noProof/>
            <w:webHidden/>
          </w:rPr>
          <w:instrText xml:space="preserve"> PAGEREF _Toc123025239 \h </w:instrText>
        </w:r>
      </w:ins>
      <w:r>
        <w:rPr>
          <w:noProof/>
          <w:webHidden/>
        </w:rPr>
      </w:r>
      <w:r>
        <w:rPr>
          <w:noProof/>
          <w:webHidden/>
        </w:rPr>
        <w:fldChar w:fldCharType="separate"/>
      </w:r>
      <w:ins w:id="88" w:author="tangjinkun" w:date="2022-12-27T09:19:00Z">
        <w:r>
          <w:rPr>
            <w:noProof/>
            <w:webHidden/>
          </w:rPr>
          <w:t>17</w:t>
        </w:r>
        <w:r>
          <w:rPr>
            <w:noProof/>
            <w:webHidden/>
          </w:rPr>
          <w:fldChar w:fldCharType="end"/>
        </w:r>
        <w:r w:rsidRPr="00AB028C">
          <w:rPr>
            <w:rStyle w:val="af3"/>
            <w:noProof/>
          </w:rPr>
          <w:fldChar w:fldCharType="end"/>
        </w:r>
      </w:ins>
    </w:p>
    <w:p w:rsidR="00824D1A" w:rsidRDefault="00824D1A">
      <w:pPr>
        <w:pStyle w:val="3"/>
        <w:ind w:firstLine="210"/>
        <w:rPr>
          <w:ins w:id="89" w:author="tangjinkun" w:date="2022-12-27T09:19:00Z"/>
          <w:rFonts w:asciiTheme="minorHAnsi" w:eastAsiaTheme="minorEastAsia" w:hAnsiTheme="minorHAnsi" w:cstheme="minorBidi"/>
          <w:noProof/>
          <w:szCs w:val="22"/>
        </w:rPr>
      </w:pPr>
      <w:ins w:id="90" w:author="tangjinkun" w:date="2022-12-27T09:19:00Z">
        <w:r w:rsidRPr="00AB028C">
          <w:rPr>
            <w:rStyle w:val="af3"/>
            <w:noProof/>
          </w:rPr>
          <w:fldChar w:fldCharType="begin"/>
        </w:r>
        <w:r w:rsidRPr="00AB028C">
          <w:rPr>
            <w:rStyle w:val="af3"/>
            <w:noProof/>
          </w:rPr>
          <w:instrText xml:space="preserve"> </w:instrText>
        </w:r>
        <w:r>
          <w:rPr>
            <w:noProof/>
          </w:rPr>
          <w:instrText>HYPERLINK \l "_Toc123025240"</w:instrText>
        </w:r>
        <w:r w:rsidRPr="00AB028C">
          <w:rPr>
            <w:rStyle w:val="af3"/>
            <w:noProof/>
          </w:rPr>
          <w:instrText xml:space="preserve"> </w:instrText>
        </w:r>
        <w:r w:rsidRPr="00AB028C">
          <w:rPr>
            <w:rStyle w:val="af3"/>
            <w:noProof/>
          </w:rPr>
          <w:fldChar w:fldCharType="separate"/>
        </w:r>
        <w:r w:rsidRPr="00AB028C">
          <w:rPr>
            <w:rStyle w:val="af3"/>
            <w:noProof/>
          </w:rPr>
          <w:t>6.15</w:t>
        </w:r>
        <w:r w:rsidRPr="00AB028C">
          <w:rPr>
            <w:rStyle w:val="af3"/>
            <w:rFonts w:ascii="Times New Roman" w:hint="eastAsia"/>
            <w:noProof/>
          </w:rPr>
          <w:t xml:space="preserve"> </w:t>
        </w:r>
        <w:r w:rsidRPr="00AB028C">
          <w:rPr>
            <w:rStyle w:val="af3"/>
            <w:rFonts w:ascii="Times New Roman" w:hint="eastAsia"/>
            <w:noProof/>
          </w:rPr>
          <w:t>电调天线模块</w:t>
        </w:r>
        <w:r>
          <w:rPr>
            <w:noProof/>
            <w:webHidden/>
          </w:rPr>
          <w:tab/>
        </w:r>
        <w:r>
          <w:rPr>
            <w:noProof/>
            <w:webHidden/>
          </w:rPr>
          <w:fldChar w:fldCharType="begin"/>
        </w:r>
        <w:r>
          <w:rPr>
            <w:noProof/>
            <w:webHidden/>
          </w:rPr>
          <w:instrText xml:space="preserve"> PAGEREF _Toc123025240 \h </w:instrText>
        </w:r>
      </w:ins>
      <w:r>
        <w:rPr>
          <w:noProof/>
          <w:webHidden/>
        </w:rPr>
      </w:r>
      <w:r>
        <w:rPr>
          <w:noProof/>
          <w:webHidden/>
        </w:rPr>
        <w:fldChar w:fldCharType="separate"/>
      </w:r>
      <w:ins w:id="91" w:author="tangjinkun" w:date="2022-12-27T09:19:00Z">
        <w:r>
          <w:rPr>
            <w:noProof/>
            <w:webHidden/>
          </w:rPr>
          <w:t>18</w:t>
        </w:r>
        <w:r>
          <w:rPr>
            <w:noProof/>
            <w:webHidden/>
          </w:rPr>
          <w:fldChar w:fldCharType="end"/>
        </w:r>
        <w:r w:rsidRPr="00AB028C">
          <w:rPr>
            <w:rStyle w:val="af3"/>
            <w:noProof/>
          </w:rPr>
          <w:fldChar w:fldCharType="end"/>
        </w:r>
      </w:ins>
    </w:p>
    <w:p w:rsidR="00824D1A" w:rsidRDefault="00824D1A">
      <w:pPr>
        <w:pStyle w:val="3"/>
        <w:ind w:firstLine="210"/>
        <w:rPr>
          <w:ins w:id="92" w:author="tangjinkun" w:date="2022-12-27T09:19:00Z"/>
          <w:rFonts w:asciiTheme="minorHAnsi" w:eastAsiaTheme="minorEastAsia" w:hAnsiTheme="minorHAnsi" w:cstheme="minorBidi"/>
          <w:noProof/>
          <w:szCs w:val="22"/>
        </w:rPr>
      </w:pPr>
      <w:ins w:id="93" w:author="tangjinkun" w:date="2022-12-27T09:19:00Z">
        <w:r w:rsidRPr="00AB028C">
          <w:rPr>
            <w:rStyle w:val="af3"/>
            <w:noProof/>
          </w:rPr>
          <w:fldChar w:fldCharType="begin"/>
        </w:r>
        <w:r w:rsidRPr="00AB028C">
          <w:rPr>
            <w:rStyle w:val="af3"/>
            <w:noProof/>
          </w:rPr>
          <w:instrText xml:space="preserve"> </w:instrText>
        </w:r>
        <w:r>
          <w:rPr>
            <w:noProof/>
          </w:rPr>
          <w:instrText>HYPERLINK \l "_Toc123025241"</w:instrText>
        </w:r>
        <w:r w:rsidRPr="00AB028C">
          <w:rPr>
            <w:rStyle w:val="af3"/>
            <w:noProof/>
          </w:rPr>
          <w:instrText xml:space="preserve"> </w:instrText>
        </w:r>
        <w:r w:rsidRPr="00AB028C">
          <w:rPr>
            <w:rStyle w:val="af3"/>
            <w:noProof/>
          </w:rPr>
          <w:fldChar w:fldCharType="separate"/>
        </w:r>
        <w:r w:rsidRPr="00AB028C">
          <w:rPr>
            <w:rStyle w:val="af3"/>
            <w:noProof/>
          </w:rPr>
          <w:t>6.16</w:t>
        </w:r>
        <w:r w:rsidRPr="00AB028C">
          <w:rPr>
            <w:rStyle w:val="af3"/>
            <w:rFonts w:ascii="Times New Roman"/>
            <w:noProof/>
          </w:rPr>
          <w:t xml:space="preserve"> PHUB</w:t>
        </w:r>
        <w:r>
          <w:rPr>
            <w:noProof/>
            <w:webHidden/>
          </w:rPr>
          <w:tab/>
        </w:r>
        <w:r>
          <w:rPr>
            <w:noProof/>
            <w:webHidden/>
          </w:rPr>
          <w:fldChar w:fldCharType="begin"/>
        </w:r>
        <w:r>
          <w:rPr>
            <w:noProof/>
            <w:webHidden/>
          </w:rPr>
          <w:instrText xml:space="preserve"> PAGEREF _Toc123025241 \h </w:instrText>
        </w:r>
      </w:ins>
      <w:r>
        <w:rPr>
          <w:noProof/>
          <w:webHidden/>
        </w:rPr>
      </w:r>
      <w:r>
        <w:rPr>
          <w:noProof/>
          <w:webHidden/>
        </w:rPr>
        <w:fldChar w:fldCharType="separate"/>
      </w:r>
      <w:ins w:id="94" w:author="tangjinkun" w:date="2022-12-27T09:19:00Z">
        <w:r>
          <w:rPr>
            <w:noProof/>
            <w:webHidden/>
          </w:rPr>
          <w:t>20</w:t>
        </w:r>
        <w:r>
          <w:rPr>
            <w:noProof/>
            <w:webHidden/>
          </w:rPr>
          <w:fldChar w:fldCharType="end"/>
        </w:r>
        <w:r w:rsidRPr="00AB028C">
          <w:rPr>
            <w:rStyle w:val="af3"/>
            <w:noProof/>
          </w:rPr>
          <w:fldChar w:fldCharType="end"/>
        </w:r>
      </w:ins>
    </w:p>
    <w:p w:rsidR="00824D1A" w:rsidRDefault="00824D1A">
      <w:pPr>
        <w:pStyle w:val="3"/>
        <w:ind w:firstLine="210"/>
        <w:rPr>
          <w:ins w:id="95" w:author="tangjinkun" w:date="2022-12-27T09:19:00Z"/>
          <w:rFonts w:asciiTheme="minorHAnsi" w:eastAsiaTheme="minorEastAsia" w:hAnsiTheme="minorHAnsi" w:cstheme="minorBidi"/>
          <w:noProof/>
          <w:szCs w:val="22"/>
        </w:rPr>
      </w:pPr>
      <w:ins w:id="96" w:author="tangjinkun" w:date="2022-12-27T09:19:00Z">
        <w:r w:rsidRPr="00AB028C">
          <w:rPr>
            <w:rStyle w:val="af3"/>
            <w:noProof/>
          </w:rPr>
          <w:fldChar w:fldCharType="begin"/>
        </w:r>
        <w:r w:rsidRPr="00AB028C">
          <w:rPr>
            <w:rStyle w:val="af3"/>
            <w:noProof/>
          </w:rPr>
          <w:instrText xml:space="preserve"> </w:instrText>
        </w:r>
        <w:r>
          <w:rPr>
            <w:noProof/>
          </w:rPr>
          <w:instrText>HYPERLINK \l "_Toc123025242"</w:instrText>
        </w:r>
        <w:r w:rsidRPr="00AB028C">
          <w:rPr>
            <w:rStyle w:val="af3"/>
            <w:noProof/>
          </w:rPr>
          <w:instrText xml:space="preserve"> </w:instrText>
        </w:r>
        <w:r w:rsidRPr="00AB028C">
          <w:rPr>
            <w:rStyle w:val="af3"/>
            <w:noProof/>
          </w:rPr>
          <w:fldChar w:fldCharType="separate"/>
        </w:r>
        <w:r w:rsidRPr="00AB028C">
          <w:rPr>
            <w:rStyle w:val="af3"/>
            <w:noProof/>
          </w:rPr>
          <w:t>6.17</w:t>
        </w:r>
        <w:r w:rsidRPr="00AB028C">
          <w:rPr>
            <w:rStyle w:val="af3"/>
            <w:rFonts w:ascii="Times New Roman"/>
            <w:noProof/>
          </w:rPr>
          <w:t xml:space="preserve"> Beam</w:t>
        </w:r>
        <w:r>
          <w:rPr>
            <w:noProof/>
            <w:webHidden/>
          </w:rPr>
          <w:tab/>
        </w:r>
        <w:r>
          <w:rPr>
            <w:noProof/>
            <w:webHidden/>
          </w:rPr>
          <w:fldChar w:fldCharType="begin"/>
        </w:r>
        <w:r>
          <w:rPr>
            <w:noProof/>
            <w:webHidden/>
          </w:rPr>
          <w:instrText xml:space="preserve"> PAGEREF _Toc123025242 \h </w:instrText>
        </w:r>
      </w:ins>
      <w:r>
        <w:rPr>
          <w:noProof/>
          <w:webHidden/>
        </w:rPr>
      </w:r>
      <w:r>
        <w:rPr>
          <w:noProof/>
          <w:webHidden/>
        </w:rPr>
        <w:fldChar w:fldCharType="separate"/>
      </w:r>
      <w:ins w:id="97" w:author="tangjinkun" w:date="2022-12-27T09:19:00Z">
        <w:r>
          <w:rPr>
            <w:noProof/>
            <w:webHidden/>
          </w:rPr>
          <w:t>20</w:t>
        </w:r>
        <w:r>
          <w:rPr>
            <w:noProof/>
            <w:webHidden/>
          </w:rPr>
          <w:fldChar w:fldCharType="end"/>
        </w:r>
        <w:r w:rsidRPr="00AB028C">
          <w:rPr>
            <w:rStyle w:val="af3"/>
            <w:noProof/>
          </w:rPr>
          <w:fldChar w:fldCharType="end"/>
        </w:r>
      </w:ins>
    </w:p>
    <w:p w:rsidR="00824D1A" w:rsidRDefault="00824D1A">
      <w:pPr>
        <w:pStyle w:val="3"/>
        <w:ind w:firstLine="210"/>
        <w:rPr>
          <w:ins w:id="98" w:author="tangjinkun" w:date="2022-12-27T09:19:00Z"/>
          <w:rFonts w:asciiTheme="minorHAnsi" w:eastAsiaTheme="minorEastAsia" w:hAnsiTheme="minorHAnsi" w:cstheme="minorBidi"/>
          <w:noProof/>
          <w:szCs w:val="22"/>
        </w:rPr>
      </w:pPr>
      <w:ins w:id="99" w:author="tangjinkun" w:date="2022-12-27T09:19:00Z">
        <w:r w:rsidRPr="00AB028C">
          <w:rPr>
            <w:rStyle w:val="af3"/>
            <w:noProof/>
          </w:rPr>
          <w:fldChar w:fldCharType="begin"/>
        </w:r>
        <w:r w:rsidRPr="00AB028C">
          <w:rPr>
            <w:rStyle w:val="af3"/>
            <w:noProof/>
          </w:rPr>
          <w:instrText xml:space="preserve"> </w:instrText>
        </w:r>
        <w:r>
          <w:rPr>
            <w:noProof/>
          </w:rPr>
          <w:instrText>HYPERLINK \l "_Toc123025243"</w:instrText>
        </w:r>
        <w:r w:rsidRPr="00AB028C">
          <w:rPr>
            <w:rStyle w:val="af3"/>
            <w:noProof/>
          </w:rPr>
          <w:instrText xml:space="preserve"> </w:instrText>
        </w:r>
        <w:r w:rsidRPr="00AB028C">
          <w:rPr>
            <w:rStyle w:val="af3"/>
            <w:noProof/>
          </w:rPr>
          <w:fldChar w:fldCharType="separate"/>
        </w:r>
        <w:r w:rsidRPr="00AB028C">
          <w:rPr>
            <w:rStyle w:val="af3"/>
            <w:noProof/>
          </w:rPr>
          <w:t>6.18</w:t>
        </w:r>
        <w:r w:rsidRPr="00AB028C">
          <w:rPr>
            <w:rStyle w:val="af3"/>
            <w:rFonts w:ascii="Times New Roman"/>
            <w:noProof/>
          </w:rPr>
          <w:t xml:space="preserve"> BWP</w:t>
        </w:r>
        <w:r>
          <w:rPr>
            <w:noProof/>
            <w:webHidden/>
          </w:rPr>
          <w:tab/>
        </w:r>
        <w:r>
          <w:rPr>
            <w:noProof/>
            <w:webHidden/>
          </w:rPr>
          <w:fldChar w:fldCharType="begin"/>
        </w:r>
        <w:r>
          <w:rPr>
            <w:noProof/>
            <w:webHidden/>
          </w:rPr>
          <w:instrText xml:space="preserve"> PAGEREF _Toc123025243 \h </w:instrText>
        </w:r>
      </w:ins>
      <w:r>
        <w:rPr>
          <w:noProof/>
          <w:webHidden/>
        </w:rPr>
      </w:r>
      <w:r>
        <w:rPr>
          <w:noProof/>
          <w:webHidden/>
        </w:rPr>
        <w:fldChar w:fldCharType="separate"/>
      </w:r>
      <w:ins w:id="100" w:author="tangjinkun" w:date="2022-12-27T09:19:00Z">
        <w:r>
          <w:rPr>
            <w:noProof/>
            <w:webHidden/>
          </w:rPr>
          <w:t>21</w:t>
        </w:r>
        <w:r>
          <w:rPr>
            <w:noProof/>
            <w:webHidden/>
          </w:rPr>
          <w:fldChar w:fldCharType="end"/>
        </w:r>
        <w:r w:rsidRPr="00AB028C">
          <w:rPr>
            <w:rStyle w:val="af3"/>
            <w:noProof/>
          </w:rPr>
          <w:fldChar w:fldCharType="end"/>
        </w:r>
      </w:ins>
    </w:p>
    <w:p w:rsidR="00824D1A" w:rsidRDefault="00824D1A">
      <w:pPr>
        <w:pStyle w:val="3"/>
        <w:ind w:firstLine="210"/>
        <w:rPr>
          <w:ins w:id="101" w:author="tangjinkun" w:date="2022-12-27T09:19:00Z"/>
          <w:rFonts w:asciiTheme="minorHAnsi" w:eastAsiaTheme="minorEastAsia" w:hAnsiTheme="minorHAnsi" w:cstheme="minorBidi"/>
          <w:noProof/>
          <w:szCs w:val="22"/>
        </w:rPr>
      </w:pPr>
      <w:ins w:id="102" w:author="tangjinkun" w:date="2022-12-27T09:19:00Z">
        <w:r w:rsidRPr="00AB028C">
          <w:rPr>
            <w:rStyle w:val="af3"/>
            <w:noProof/>
          </w:rPr>
          <w:fldChar w:fldCharType="begin"/>
        </w:r>
        <w:r w:rsidRPr="00AB028C">
          <w:rPr>
            <w:rStyle w:val="af3"/>
            <w:noProof/>
          </w:rPr>
          <w:instrText xml:space="preserve"> </w:instrText>
        </w:r>
        <w:r>
          <w:rPr>
            <w:noProof/>
          </w:rPr>
          <w:instrText>HYPERLINK \l "_Toc123025244"</w:instrText>
        </w:r>
        <w:r w:rsidRPr="00AB028C">
          <w:rPr>
            <w:rStyle w:val="af3"/>
            <w:noProof/>
          </w:rPr>
          <w:instrText xml:space="preserve"> </w:instrText>
        </w:r>
        <w:r w:rsidRPr="00AB028C">
          <w:rPr>
            <w:rStyle w:val="af3"/>
            <w:noProof/>
          </w:rPr>
          <w:fldChar w:fldCharType="separate"/>
        </w:r>
        <w:r w:rsidRPr="00AB028C">
          <w:rPr>
            <w:rStyle w:val="af3"/>
            <w:noProof/>
          </w:rPr>
          <w:t>6.19</w:t>
        </w:r>
        <w:r w:rsidRPr="00AB028C">
          <w:rPr>
            <w:rStyle w:val="af3"/>
            <w:rFonts w:ascii="Times New Roman"/>
            <w:noProof/>
          </w:rPr>
          <w:t xml:space="preserve"> RRU</w:t>
        </w:r>
        <w:r w:rsidRPr="00AB028C">
          <w:rPr>
            <w:rStyle w:val="af3"/>
            <w:rFonts w:ascii="Times New Roman" w:hint="eastAsia"/>
            <w:noProof/>
          </w:rPr>
          <w:t>与小区关联关系表</w:t>
        </w:r>
        <w:r>
          <w:rPr>
            <w:noProof/>
            <w:webHidden/>
          </w:rPr>
          <w:tab/>
        </w:r>
        <w:r>
          <w:rPr>
            <w:noProof/>
            <w:webHidden/>
          </w:rPr>
          <w:fldChar w:fldCharType="begin"/>
        </w:r>
        <w:r>
          <w:rPr>
            <w:noProof/>
            <w:webHidden/>
          </w:rPr>
          <w:instrText xml:space="preserve"> PAGEREF _Toc123025244 \h </w:instrText>
        </w:r>
      </w:ins>
      <w:r>
        <w:rPr>
          <w:noProof/>
          <w:webHidden/>
        </w:rPr>
      </w:r>
      <w:r>
        <w:rPr>
          <w:noProof/>
          <w:webHidden/>
        </w:rPr>
        <w:fldChar w:fldCharType="separate"/>
      </w:r>
      <w:ins w:id="103" w:author="tangjinkun" w:date="2022-12-27T09:19:00Z">
        <w:r>
          <w:rPr>
            <w:noProof/>
            <w:webHidden/>
          </w:rPr>
          <w:t>21</w:t>
        </w:r>
        <w:r>
          <w:rPr>
            <w:noProof/>
            <w:webHidden/>
          </w:rPr>
          <w:fldChar w:fldCharType="end"/>
        </w:r>
        <w:r w:rsidRPr="00AB028C">
          <w:rPr>
            <w:rStyle w:val="af3"/>
            <w:noProof/>
          </w:rPr>
          <w:fldChar w:fldCharType="end"/>
        </w:r>
      </w:ins>
    </w:p>
    <w:p w:rsidR="00824D1A" w:rsidRDefault="00824D1A">
      <w:pPr>
        <w:pStyle w:val="3"/>
        <w:ind w:firstLine="210"/>
        <w:rPr>
          <w:ins w:id="104" w:author="tangjinkun" w:date="2022-12-27T09:19:00Z"/>
          <w:rFonts w:asciiTheme="minorHAnsi" w:eastAsiaTheme="minorEastAsia" w:hAnsiTheme="minorHAnsi" w:cstheme="minorBidi"/>
          <w:noProof/>
          <w:szCs w:val="22"/>
        </w:rPr>
      </w:pPr>
      <w:ins w:id="105" w:author="tangjinkun" w:date="2022-12-27T09:19:00Z">
        <w:r w:rsidRPr="00AB028C">
          <w:rPr>
            <w:rStyle w:val="af3"/>
            <w:noProof/>
          </w:rPr>
          <w:fldChar w:fldCharType="begin"/>
        </w:r>
        <w:r w:rsidRPr="00AB028C">
          <w:rPr>
            <w:rStyle w:val="af3"/>
            <w:noProof/>
          </w:rPr>
          <w:instrText xml:space="preserve"> </w:instrText>
        </w:r>
        <w:r>
          <w:rPr>
            <w:noProof/>
          </w:rPr>
          <w:instrText>HYPERLINK \l "_Toc123025245"</w:instrText>
        </w:r>
        <w:r w:rsidRPr="00AB028C">
          <w:rPr>
            <w:rStyle w:val="af3"/>
            <w:noProof/>
          </w:rPr>
          <w:instrText xml:space="preserve"> </w:instrText>
        </w:r>
        <w:r w:rsidRPr="00AB028C">
          <w:rPr>
            <w:rStyle w:val="af3"/>
            <w:noProof/>
          </w:rPr>
          <w:fldChar w:fldCharType="separate"/>
        </w:r>
        <w:r w:rsidRPr="00AB028C">
          <w:rPr>
            <w:rStyle w:val="af3"/>
            <w:noProof/>
          </w:rPr>
          <w:t>6.20</w:t>
        </w:r>
        <w:r w:rsidRPr="00AB028C">
          <w:rPr>
            <w:rStyle w:val="af3"/>
            <w:rFonts w:ascii="Times New Roman"/>
            <w:noProof/>
          </w:rPr>
          <w:t xml:space="preserve"> RRU</w:t>
        </w:r>
        <w:r w:rsidRPr="00AB028C">
          <w:rPr>
            <w:rStyle w:val="af3"/>
            <w:rFonts w:ascii="Times New Roman" w:hint="eastAsia"/>
            <w:noProof/>
          </w:rPr>
          <w:t>与物理天线关联关系表</w:t>
        </w:r>
        <w:r>
          <w:rPr>
            <w:noProof/>
            <w:webHidden/>
          </w:rPr>
          <w:tab/>
        </w:r>
        <w:r>
          <w:rPr>
            <w:noProof/>
            <w:webHidden/>
          </w:rPr>
          <w:fldChar w:fldCharType="begin"/>
        </w:r>
        <w:r>
          <w:rPr>
            <w:noProof/>
            <w:webHidden/>
          </w:rPr>
          <w:instrText xml:space="preserve"> PAGEREF _Toc123025245 \h </w:instrText>
        </w:r>
      </w:ins>
      <w:r>
        <w:rPr>
          <w:noProof/>
          <w:webHidden/>
        </w:rPr>
      </w:r>
      <w:r>
        <w:rPr>
          <w:noProof/>
          <w:webHidden/>
        </w:rPr>
        <w:fldChar w:fldCharType="separate"/>
      </w:r>
      <w:ins w:id="106" w:author="tangjinkun" w:date="2022-12-27T09:19:00Z">
        <w:r>
          <w:rPr>
            <w:noProof/>
            <w:webHidden/>
          </w:rPr>
          <w:t>22</w:t>
        </w:r>
        <w:r>
          <w:rPr>
            <w:noProof/>
            <w:webHidden/>
          </w:rPr>
          <w:fldChar w:fldCharType="end"/>
        </w:r>
        <w:r w:rsidRPr="00AB028C">
          <w:rPr>
            <w:rStyle w:val="af3"/>
            <w:noProof/>
          </w:rPr>
          <w:fldChar w:fldCharType="end"/>
        </w:r>
      </w:ins>
    </w:p>
    <w:p w:rsidR="00824D1A" w:rsidRDefault="00824D1A">
      <w:pPr>
        <w:pStyle w:val="2"/>
        <w:rPr>
          <w:ins w:id="107" w:author="tangjinkun" w:date="2022-12-27T09:19:00Z"/>
          <w:rFonts w:asciiTheme="minorHAnsi" w:eastAsiaTheme="minorEastAsia" w:hAnsiTheme="minorHAnsi" w:cstheme="minorBidi"/>
          <w:noProof/>
          <w:kern w:val="2"/>
          <w:szCs w:val="22"/>
        </w:rPr>
      </w:pPr>
      <w:ins w:id="108" w:author="tangjinkun" w:date="2022-12-27T09:19:00Z">
        <w:r w:rsidRPr="00AB028C">
          <w:rPr>
            <w:rStyle w:val="af3"/>
            <w:noProof/>
          </w:rPr>
          <w:fldChar w:fldCharType="begin"/>
        </w:r>
        <w:r w:rsidRPr="00AB028C">
          <w:rPr>
            <w:rStyle w:val="af3"/>
            <w:noProof/>
          </w:rPr>
          <w:instrText xml:space="preserve"> </w:instrText>
        </w:r>
        <w:r>
          <w:rPr>
            <w:noProof/>
          </w:rPr>
          <w:instrText>HYPERLINK \l "_Toc123025246"</w:instrText>
        </w:r>
        <w:r w:rsidRPr="00AB028C">
          <w:rPr>
            <w:rStyle w:val="af3"/>
            <w:noProof/>
          </w:rPr>
          <w:instrText xml:space="preserve"> </w:instrText>
        </w:r>
        <w:r w:rsidRPr="00AB028C">
          <w:rPr>
            <w:rStyle w:val="af3"/>
            <w:noProof/>
          </w:rPr>
          <w:fldChar w:fldCharType="separate"/>
        </w:r>
        <w:r w:rsidRPr="00AB028C">
          <w:rPr>
            <w:rStyle w:val="af3"/>
            <w:noProof/>
          </w:rPr>
          <w:t>7</w:t>
        </w:r>
        <w:r w:rsidRPr="00AB028C">
          <w:rPr>
            <w:rStyle w:val="af3"/>
            <w:rFonts w:ascii="Times New Roman" w:hint="eastAsia"/>
            <w:noProof/>
          </w:rPr>
          <w:t xml:space="preserve"> </w:t>
        </w:r>
        <w:r w:rsidRPr="00AB028C">
          <w:rPr>
            <w:rStyle w:val="af3"/>
            <w:rFonts w:ascii="Times New Roman" w:hint="eastAsia"/>
            <w:noProof/>
          </w:rPr>
          <w:t>通用基础数据</w:t>
        </w:r>
        <w:r>
          <w:rPr>
            <w:noProof/>
            <w:webHidden/>
          </w:rPr>
          <w:tab/>
        </w:r>
        <w:r>
          <w:rPr>
            <w:noProof/>
            <w:webHidden/>
          </w:rPr>
          <w:fldChar w:fldCharType="begin"/>
        </w:r>
        <w:r>
          <w:rPr>
            <w:noProof/>
            <w:webHidden/>
          </w:rPr>
          <w:instrText xml:space="preserve"> PAGEREF _Toc123025246 \h </w:instrText>
        </w:r>
      </w:ins>
      <w:r>
        <w:rPr>
          <w:noProof/>
          <w:webHidden/>
        </w:rPr>
      </w:r>
      <w:r>
        <w:rPr>
          <w:noProof/>
          <w:webHidden/>
        </w:rPr>
        <w:fldChar w:fldCharType="separate"/>
      </w:r>
      <w:ins w:id="109" w:author="tangjinkun" w:date="2022-12-27T09:19:00Z">
        <w:r>
          <w:rPr>
            <w:noProof/>
            <w:webHidden/>
          </w:rPr>
          <w:t>22</w:t>
        </w:r>
        <w:r>
          <w:rPr>
            <w:noProof/>
            <w:webHidden/>
          </w:rPr>
          <w:fldChar w:fldCharType="end"/>
        </w:r>
        <w:r w:rsidRPr="00AB028C">
          <w:rPr>
            <w:rStyle w:val="af3"/>
            <w:noProof/>
          </w:rPr>
          <w:fldChar w:fldCharType="end"/>
        </w:r>
      </w:ins>
    </w:p>
    <w:p w:rsidR="00824D1A" w:rsidRDefault="00824D1A" w:rsidP="00824D1A">
      <w:pPr>
        <w:pStyle w:val="3"/>
        <w:ind w:firstLine="210"/>
        <w:rPr>
          <w:ins w:id="110" w:author="tangjinkun" w:date="2022-12-27T09:19:00Z"/>
          <w:rFonts w:asciiTheme="minorHAnsi" w:eastAsiaTheme="minorEastAsia" w:hAnsiTheme="minorHAnsi" w:cstheme="minorBidi"/>
          <w:noProof/>
          <w:szCs w:val="22"/>
        </w:rPr>
      </w:pPr>
      <w:ins w:id="111" w:author="tangjinkun" w:date="2022-12-27T09:19:00Z">
        <w:r w:rsidRPr="00AB028C">
          <w:rPr>
            <w:rStyle w:val="af3"/>
            <w:noProof/>
          </w:rPr>
          <w:fldChar w:fldCharType="begin"/>
        </w:r>
        <w:r w:rsidRPr="00AB028C">
          <w:rPr>
            <w:rStyle w:val="af3"/>
            <w:noProof/>
          </w:rPr>
          <w:instrText xml:space="preserve"> </w:instrText>
        </w:r>
        <w:r>
          <w:rPr>
            <w:noProof/>
          </w:rPr>
          <w:instrText>HYPERLINK \l "_Toc123025247"</w:instrText>
        </w:r>
        <w:r w:rsidRPr="00AB028C">
          <w:rPr>
            <w:rStyle w:val="af3"/>
            <w:noProof/>
          </w:rPr>
          <w:instrText xml:space="preserve"> </w:instrText>
        </w:r>
        <w:r w:rsidRPr="00AB028C">
          <w:rPr>
            <w:rStyle w:val="af3"/>
            <w:noProof/>
          </w:rPr>
          <w:fldChar w:fldCharType="separate"/>
        </w:r>
        <w:r w:rsidRPr="00AB028C">
          <w:rPr>
            <w:rStyle w:val="af3"/>
            <w:noProof/>
          </w:rPr>
          <w:t>7.1</w:t>
        </w:r>
        <w:r w:rsidRPr="00AB028C">
          <w:rPr>
            <w:rStyle w:val="af3"/>
            <w:rFonts w:ascii="Times New Roman"/>
            <w:noProof/>
          </w:rPr>
          <w:t xml:space="preserve"> Lisence</w:t>
        </w:r>
        <w:r>
          <w:rPr>
            <w:noProof/>
            <w:webHidden/>
          </w:rPr>
          <w:tab/>
        </w:r>
        <w:r>
          <w:rPr>
            <w:noProof/>
            <w:webHidden/>
          </w:rPr>
          <w:fldChar w:fldCharType="begin"/>
        </w:r>
        <w:r>
          <w:rPr>
            <w:noProof/>
            <w:webHidden/>
          </w:rPr>
          <w:instrText xml:space="preserve"> PAGEREF _Toc123025247 \h </w:instrText>
        </w:r>
      </w:ins>
      <w:r>
        <w:rPr>
          <w:noProof/>
          <w:webHidden/>
        </w:rPr>
      </w:r>
      <w:r>
        <w:rPr>
          <w:noProof/>
          <w:webHidden/>
        </w:rPr>
        <w:fldChar w:fldCharType="separate"/>
      </w:r>
      <w:ins w:id="112" w:author="tangjinkun" w:date="2022-12-27T09:19:00Z">
        <w:r>
          <w:rPr>
            <w:noProof/>
            <w:webHidden/>
          </w:rPr>
          <w:t>22</w:t>
        </w:r>
        <w:r>
          <w:rPr>
            <w:noProof/>
            <w:webHidden/>
          </w:rPr>
          <w:fldChar w:fldCharType="end"/>
        </w:r>
        <w:r w:rsidRPr="00AB028C">
          <w:rPr>
            <w:rStyle w:val="af3"/>
            <w:noProof/>
          </w:rPr>
          <w:fldChar w:fldCharType="end"/>
        </w:r>
      </w:ins>
    </w:p>
    <w:p w:rsidR="00824D1A" w:rsidRDefault="00824D1A">
      <w:pPr>
        <w:pStyle w:val="3"/>
        <w:ind w:firstLine="210"/>
        <w:rPr>
          <w:ins w:id="113" w:author="tangjinkun" w:date="2022-12-27T09:19:00Z"/>
          <w:rFonts w:asciiTheme="minorHAnsi" w:eastAsiaTheme="minorEastAsia" w:hAnsiTheme="minorHAnsi" w:cstheme="minorBidi"/>
          <w:noProof/>
          <w:szCs w:val="22"/>
        </w:rPr>
      </w:pPr>
      <w:ins w:id="114" w:author="tangjinkun" w:date="2022-12-27T09:19:00Z">
        <w:r w:rsidRPr="00AB028C">
          <w:rPr>
            <w:rStyle w:val="af3"/>
            <w:noProof/>
          </w:rPr>
          <w:fldChar w:fldCharType="begin"/>
        </w:r>
        <w:r w:rsidRPr="00AB028C">
          <w:rPr>
            <w:rStyle w:val="af3"/>
            <w:noProof/>
          </w:rPr>
          <w:instrText xml:space="preserve"> </w:instrText>
        </w:r>
        <w:r>
          <w:rPr>
            <w:noProof/>
          </w:rPr>
          <w:instrText>HYPERLINK \l "_Toc123025248"</w:instrText>
        </w:r>
        <w:r w:rsidRPr="00AB028C">
          <w:rPr>
            <w:rStyle w:val="af3"/>
            <w:noProof/>
          </w:rPr>
          <w:instrText xml:space="preserve"> </w:instrText>
        </w:r>
        <w:r w:rsidRPr="00AB028C">
          <w:rPr>
            <w:rStyle w:val="af3"/>
            <w:noProof/>
          </w:rPr>
          <w:fldChar w:fldCharType="separate"/>
        </w:r>
        <w:r w:rsidRPr="00AB028C">
          <w:rPr>
            <w:rStyle w:val="af3"/>
            <w:noProof/>
          </w:rPr>
          <w:t>7.2</w:t>
        </w:r>
        <w:r w:rsidRPr="00AB028C">
          <w:rPr>
            <w:rStyle w:val="af3"/>
            <w:rFonts w:ascii="Times New Roman"/>
            <w:noProof/>
          </w:rPr>
          <w:t xml:space="preserve"> Feature</w:t>
        </w:r>
        <w:r>
          <w:rPr>
            <w:noProof/>
            <w:webHidden/>
          </w:rPr>
          <w:tab/>
        </w:r>
        <w:r>
          <w:rPr>
            <w:noProof/>
            <w:webHidden/>
          </w:rPr>
          <w:fldChar w:fldCharType="begin"/>
        </w:r>
        <w:r>
          <w:rPr>
            <w:noProof/>
            <w:webHidden/>
          </w:rPr>
          <w:instrText xml:space="preserve"> PAGEREF _Toc123025248 \h </w:instrText>
        </w:r>
      </w:ins>
      <w:r>
        <w:rPr>
          <w:noProof/>
          <w:webHidden/>
        </w:rPr>
      </w:r>
      <w:r>
        <w:rPr>
          <w:noProof/>
          <w:webHidden/>
        </w:rPr>
        <w:fldChar w:fldCharType="separate"/>
      </w:r>
      <w:ins w:id="115" w:author="tangjinkun" w:date="2022-12-27T09:19:00Z">
        <w:r>
          <w:rPr>
            <w:noProof/>
            <w:webHidden/>
          </w:rPr>
          <w:t>23</w:t>
        </w:r>
        <w:r>
          <w:rPr>
            <w:noProof/>
            <w:webHidden/>
          </w:rPr>
          <w:fldChar w:fldCharType="end"/>
        </w:r>
        <w:r w:rsidRPr="00AB028C">
          <w:rPr>
            <w:rStyle w:val="af3"/>
            <w:noProof/>
          </w:rPr>
          <w:fldChar w:fldCharType="end"/>
        </w:r>
      </w:ins>
    </w:p>
    <w:p w:rsidR="00B53BBB" w:rsidDel="00824D1A" w:rsidRDefault="00776686" w:rsidP="00776686">
      <w:pPr>
        <w:pStyle w:val="10"/>
        <w:tabs>
          <w:tab w:val="clear" w:pos="9241"/>
          <w:tab w:val="right" w:leader="dot" w:pos="9354"/>
        </w:tabs>
        <w:spacing w:before="78" w:after="78"/>
        <w:rPr>
          <w:del w:id="116" w:author="tangjinkun" w:date="2022-12-27T09:19:00Z"/>
          <w:rFonts w:hAnsi="宋体" w:cs="宋体"/>
          <w:noProof/>
        </w:rPr>
      </w:pPr>
      <w:del w:id="117" w:author="tangjinkun" w:date="2022-12-27T09:19:00Z">
        <w:r w:rsidDel="00824D1A">
          <w:rPr>
            <w:rFonts w:hAnsi="宋体" w:cs="宋体" w:hint="eastAsia"/>
            <w:noProof/>
          </w:rPr>
          <w:delText>前  言</w:delText>
        </w:r>
        <w:r w:rsidDel="00824D1A">
          <w:rPr>
            <w:rFonts w:hAnsi="宋体" w:cs="宋体" w:hint="eastAsia"/>
            <w:noProof/>
          </w:rPr>
          <w:tab/>
          <w:delText>II</w:delText>
        </w:r>
      </w:del>
    </w:p>
    <w:p w:rsidR="00B53BBB" w:rsidDel="00824D1A" w:rsidRDefault="00776686">
      <w:pPr>
        <w:pStyle w:val="2"/>
        <w:tabs>
          <w:tab w:val="clear" w:pos="9241"/>
          <w:tab w:val="right" w:leader="dot" w:pos="9354"/>
        </w:tabs>
        <w:rPr>
          <w:del w:id="118" w:author="tangjinkun" w:date="2022-12-27T09:19:00Z"/>
          <w:rFonts w:ascii="宋体" w:eastAsia="宋体" w:hAnsi="宋体" w:cs="宋体"/>
          <w:noProof/>
        </w:rPr>
      </w:pPr>
      <w:del w:id="119" w:author="tangjinkun" w:date="2022-12-27T09:19:00Z">
        <w:r w:rsidDel="00824D1A">
          <w:rPr>
            <w:rFonts w:ascii="宋体" w:eastAsia="宋体" w:hAnsi="宋体" w:cs="宋体" w:hint="eastAsia"/>
            <w:noProof/>
          </w:rPr>
          <w:delText>1 范围</w:delText>
        </w:r>
        <w:r w:rsidDel="00824D1A">
          <w:rPr>
            <w:rFonts w:ascii="宋体" w:eastAsia="宋体" w:hAnsi="宋体" w:cs="宋体" w:hint="eastAsia"/>
            <w:noProof/>
          </w:rPr>
          <w:tab/>
          <w:delText>3</w:delText>
        </w:r>
      </w:del>
    </w:p>
    <w:p w:rsidR="00B53BBB" w:rsidDel="00824D1A" w:rsidRDefault="00776686">
      <w:pPr>
        <w:pStyle w:val="2"/>
        <w:tabs>
          <w:tab w:val="clear" w:pos="9241"/>
          <w:tab w:val="right" w:leader="dot" w:pos="9354"/>
        </w:tabs>
        <w:rPr>
          <w:del w:id="120" w:author="tangjinkun" w:date="2022-12-27T09:19:00Z"/>
          <w:rFonts w:ascii="宋体" w:eastAsia="宋体" w:hAnsi="宋体" w:cs="宋体"/>
          <w:noProof/>
        </w:rPr>
      </w:pPr>
      <w:del w:id="121" w:author="tangjinkun" w:date="2022-12-27T09:19:00Z">
        <w:r w:rsidDel="00824D1A">
          <w:rPr>
            <w:rFonts w:ascii="宋体" w:eastAsia="宋体" w:hAnsi="宋体" w:cs="宋体" w:hint="eastAsia"/>
            <w:noProof/>
          </w:rPr>
          <w:delText>2 规范性引用文件</w:delText>
        </w:r>
        <w:r w:rsidDel="00824D1A">
          <w:rPr>
            <w:rFonts w:ascii="宋体" w:eastAsia="宋体" w:hAnsi="宋体" w:cs="宋体" w:hint="eastAsia"/>
            <w:noProof/>
          </w:rPr>
          <w:tab/>
          <w:delText>3</w:delText>
        </w:r>
      </w:del>
    </w:p>
    <w:p w:rsidR="00B53BBB" w:rsidDel="00824D1A" w:rsidRDefault="00776686">
      <w:pPr>
        <w:pStyle w:val="2"/>
        <w:tabs>
          <w:tab w:val="clear" w:pos="9241"/>
          <w:tab w:val="right" w:leader="dot" w:pos="9354"/>
        </w:tabs>
        <w:rPr>
          <w:del w:id="122" w:author="tangjinkun" w:date="2022-12-27T09:19:00Z"/>
          <w:rFonts w:ascii="宋体" w:eastAsia="宋体" w:hAnsi="宋体" w:cs="宋体"/>
          <w:noProof/>
        </w:rPr>
      </w:pPr>
      <w:del w:id="123" w:author="tangjinkun" w:date="2022-12-27T09:19:00Z">
        <w:r w:rsidDel="00824D1A">
          <w:rPr>
            <w:rFonts w:ascii="宋体" w:eastAsia="宋体" w:hAnsi="宋体" w:cs="宋体" w:hint="eastAsia"/>
            <w:noProof/>
          </w:rPr>
          <w:delText>3 术语、定义和缩略语</w:delText>
        </w:r>
        <w:r w:rsidDel="00824D1A">
          <w:rPr>
            <w:rFonts w:ascii="宋体" w:eastAsia="宋体" w:hAnsi="宋体" w:cs="宋体" w:hint="eastAsia"/>
            <w:noProof/>
          </w:rPr>
          <w:tab/>
          <w:delText>3</w:delText>
        </w:r>
      </w:del>
    </w:p>
    <w:p w:rsidR="00B53BBB" w:rsidDel="00824D1A" w:rsidRDefault="00776686" w:rsidP="00776686">
      <w:pPr>
        <w:pStyle w:val="3"/>
        <w:tabs>
          <w:tab w:val="clear" w:pos="9241"/>
          <w:tab w:val="right" w:leader="dot" w:pos="9354"/>
        </w:tabs>
        <w:ind w:firstLine="210"/>
        <w:rPr>
          <w:del w:id="124" w:author="tangjinkun" w:date="2022-12-27T09:19:00Z"/>
          <w:rFonts w:hAnsi="宋体" w:cs="宋体"/>
          <w:noProof/>
        </w:rPr>
      </w:pPr>
      <w:del w:id="125" w:author="tangjinkun" w:date="2022-12-27T09:19:00Z">
        <w:r w:rsidDel="00824D1A">
          <w:rPr>
            <w:rFonts w:hAnsi="宋体" w:cs="宋体" w:hint="eastAsia"/>
            <w:noProof/>
            <w:kern w:val="0"/>
          </w:rPr>
          <w:delText xml:space="preserve">3.1 </w:delText>
        </w:r>
        <w:r w:rsidDel="00824D1A">
          <w:rPr>
            <w:rFonts w:hAnsi="宋体" w:cs="宋体" w:hint="eastAsia"/>
            <w:noProof/>
          </w:rPr>
          <w:delText>术语</w:delText>
        </w:r>
        <w:r w:rsidDel="00824D1A">
          <w:rPr>
            <w:rFonts w:hAnsi="宋体" w:cs="宋体" w:hint="eastAsia"/>
            <w:noProof/>
          </w:rPr>
          <w:tab/>
          <w:delText>3</w:delText>
        </w:r>
      </w:del>
    </w:p>
    <w:p w:rsidR="00B53BBB" w:rsidDel="00824D1A" w:rsidRDefault="00776686" w:rsidP="00776686">
      <w:pPr>
        <w:pStyle w:val="4"/>
        <w:tabs>
          <w:tab w:val="clear" w:pos="9241"/>
          <w:tab w:val="right" w:leader="dot" w:pos="9354"/>
        </w:tabs>
        <w:ind w:firstLine="420"/>
        <w:rPr>
          <w:del w:id="126" w:author="tangjinkun" w:date="2022-12-27T09:19:00Z"/>
          <w:rFonts w:hAnsi="宋体" w:cs="宋体"/>
          <w:noProof/>
        </w:rPr>
      </w:pPr>
      <w:del w:id="127" w:author="tangjinkun" w:date="2022-12-27T09:19:00Z">
        <w:r w:rsidDel="00824D1A">
          <w:rPr>
            <w:rFonts w:hAnsi="宋体" w:cs="宋体" w:hint="eastAsia"/>
            <w:noProof/>
          </w:rPr>
          <w:lastRenderedPageBreak/>
          <w:delText>3.1.1 gNB</w:delText>
        </w:r>
        <w:r w:rsidDel="00824D1A">
          <w:rPr>
            <w:rFonts w:hAnsi="宋体" w:cs="宋体" w:hint="eastAsia"/>
            <w:noProof/>
          </w:rPr>
          <w:tab/>
          <w:delText>3</w:delText>
        </w:r>
      </w:del>
    </w:p>
    <w:p w:rsidR="00B53BBB" w:rsidDel="00824D1A" w:rsidRDefault="00776686" w:rsidP="00776686">
      <w:pPr>
        <w:pStyle w:val="3"/>
        <w:tabs>
          <w:tab w:val="clear" w:pos="9241"/>
          <w:tab w:val="right" w:leader="dot" w:pos="9354"/>
        </w:tabs>
        <w:ind w:firstLine="210"/>
        <w:rPr>
          <w:del w:id="128" w:author="tangjinkun" w:date="2022-12-27T09:19:00Z"/>
          <w:rFonts w:hAnsi="宋体" w:cs="宋体"/>
          <w:noProof/>
        </w:rPr>
      </w:pPr>
      <w:del w:id="129" w:author="tangjinkun" w:date="2022-12-27T09:19:00Z">
        <w:r w:rsidDel="00824D1A">
          <w:rPr>
            <w:rFonts w:hAnsi="宋体" w:cs="宋体" w:hint="eastAsia"/>
            <w:noProof/>
            <w:kern w:val="0"/>
          </w:rPr>
          <w:delText xml:space="preserve">3.2 </w:delText>
        </w:r>
        <w:r w:rsidDel="00824D1A">
          <w:rPr>
            <w:rFonts w:hAnsi="宋体" w:cs="宋体" w:hint="eastAsia"/>
            <w:noProof/>
          </w:rPr>
          <w:delText>缩略语</w:delText>
        </w:r>
        <w:r w:rsidDel="00824D1A">
          <w:rPr>
            <w:rFonts w:hAnsi="宋体" w:cs="宋体" w:hint="eastAsia"/>
            <w:noProof/>
          </w:rPr>
          <w:tab/>
          <w:delText>3</w:delText>
        </w:r>
      </w:del>
    </w:p>
    <w:p w:rsidR="00B53BBB" w:rsidDel="00824D1A" w:rsidRDefault="00776686">
      <w:pPr>
        <w:pStyle w:val="2"/>
        <w:tabs>
          <w:tab w:val="clear" w:pos="9241"/>
          <w:tab w:val="right" w:leader="dot" w:pos="9354"/>
        </w:tabs>
        <w:rPr>
          <w:del w:id="130" w:author="tangjinkun" w:date="2022-12-27T09:19:00Z"/>
          <w:rFonts w:ascii="宋体" w:eastAsia="宋体" w:hAnsi="宋体" w:cs="宋体"/>
          <w:noProof/>
        </w:rPr>
      </w:pPr>
      <w:del w:id="131" w:author="tangjinkun" w:date="2022-12-27T09:19:00Z">
        <w:r w:rsidDel="00824D1A">
          <w:rPr>
            <w:rFonts w:ascii="宋体" w:eastAsia="宋体" w:hAnsi="宋体" w:cs="宋体" w:hint="eastAsia"/>
            <w:noProof/>
          </w:rPr>
          <w:delText>4 规范说明</w:delText>
        </w:r>
        <w:r w:rsidDel="00824D1A">
          <w:rPr>
            <w:rFonts w:ascii="宋体" w:eastAsia="宋体" w:hAnsi="宋体" w:cs="宋体" w:hint="eastAsia"/>
            <w:noProof/>
          </w:rPr>
          <w:tab/>
          <w:delText>3</w:delText>
        </w:r>
      </w:del>
    </w:p>
    <w:p w:rsidR="00B53BBB" w:rsidDel="00824D1A" w:rsidRDefault="00776686" w:rsidP="00776686">
      <w:pPr>
        <w:pStyle w:val="3"/>
        <w:tabs>
          <w:tab w:val="clear" w:pos="9241"/>
          <w:tab w:val="right" w:leader="dot" w:pos="9354"/>
        </w:tabs>
        <w:ind w:firstLine="210"/>
        <w:rPr>
          <w:del w:id="132" w:author="tangjinkun" w:date="2022-12-27T09:19:00Z"/>
          <w:rFonts w:hAnsi="宋体" w:cs="宋体"/>
          <w:noProof/>
        </w:rPr>
      </w:pPr>
      <w:del w:id="133" w:author="tangjinkun" w:date="2022-12-27T09:19:00Z">
        <w:r w:rsidDel="00824D1A">
          <w:rPr>
            <w:rFonts w:hAnsi="宋体" w:cs="宋体" w:hint="eastAsia"/>
            <w:noProof/>
            <w:kern w:val="0"/>
          </w:rPr>
          <w:delText xml:space="preserve">4.1 </w:delText>
        </w:r>
        <w:r w:rsidDel="00824D1A">
          <w:rPr>
            <w:rFonts w:hAnsi="宋体" w:cs="宋体" w:hint="eastAsia"/>
            <w:noProof/>
          </w:rPr>
          <w:delText>概述</w:delText>
        </w:r>
        <w:r w:rsidDel="00824D1A">
          <w:rPr>
            <w:rFonts w:hAnsi="宋体" w:cs="宋体" w:hint="eastAsia"/>
            <w:noProof/>
          </w:rPr>
          <w:tab/>
          <w:delText>3</w:delText>
        </w:r>
      </w:del>
    </w:p>
    <w:p w:rsidR="00B53BBB" w:rsidDel="00824D1A" w:rsidRDefault="00776686" w:rsidP="00776686">
      <w:pPr>
        <w:pStyle w:val="3"/>
        <w:tabs>
          <w:tab w:val="clear" w:pos="9241"/>
          <w:tab w:val="right" w:leader="dot" w:pos="9354"/>
        </w:tabs>
        <w:ind w:firstLine="210"/>
        <w:rPr>
          <w:del w:id="134" w:author="tangjinkun" w:date="2022-12-27T09:19:00Z"/>
          <w:rFonts w:hAnsi="宋体" w:cs="宋体"/>
          <w:noProof/>
        </w:rPr>
      </w:pPr>
      <w:del w:id="135" w:author="tangjinkun" w:date="2022-12-27T09:19:00Z">
        <w:r w:rsidDel="00824D1A">
          <w:rPr>
            <w:rFonts w:hAnsi="宋体" w:cs="宋体" w:hint="eastAsia"/>
            <w:noProof/>
            <w:kern w:val="0"/>
          </w:rPr>
          <w:delText xml:space="preserve">4.2 </w:delText>
        </w:r>
        <w:r w:rsidDel="00824D1A">
          <w:rPr>
            <w:rFonts w:hAnsi="宋体" w:cs="宋体" w:hint="eastAsia"/>
            <w:noProof/>
            <w:szCs w:val="20"/>
          </w:rPr>
          <w:delText>基础数据自身关联关系</w:delText>
        </w:r>
        <w:r w:rsidDel="00824D1A">
          <w:rPr>
            <w:rFonts w:hAnsi="宋体" w:cs="宋体" w:hint="eastAsia"/>
            <w:noProof/>
          </w:rPr>
          <w:tab/>
          <w:delText>4</w:delText>
        </w:r>
      </w:del>
    </w:p>
    <w:p w:rsidR="00B53BBB" w:rsidDel="00824D1A" w:rsidRDefault="00776686">
      <w:pPr>
        <w:pStyle w:val="2"/>
        <w:tabs>
          <w:tab w:val="clear" w:pos="9241"/>
          <w:tab w:val="right" w:leader="dot" w:pos="9354"/>
        </w:tabs>
        <w:rPr>
          <w:del w:id="136" w:author="tangjinkun" w:date="2022-12-27T09:19:00Z"/>
          <w:rFonts w:ascii="宋体" w:eastAsia="宋体" w:hAnsi="宋体" w:cs="宋体"/>
          <w:noProof/>
        </w:rPr>
      </w:pPr>
      <w:del w:id="137" w:author="tangjinkun" w:date="2022-12-27T09:19:00Z">
        <w:r w:rsidDel="00824D1A">
          <w:rPr>
            <w:rFonts w:ascii="宋体" w:eastAsia="宋体" w:hAnsi="宋体" w:cs="宋体" w:hint="eastAsia"/>
            <w:noProof/>
          </w:rPr>
          <w:delText>5 数据采集要求综述</w:delText>
        </w:r>
        <w:r w:rsidDel="00824D1A">
          <w:rPr>
            <w:rFonts w:ascii="宋体" w:eastAsia="宋体" w:hAnsi="宋体" w:cs="宋体" w:hint="eastAsia"/>
            <w:noProof/>
          </w:rPr>
          <w:tab/>
          <w:delText>5</w:delText>
        </w:r>
      </w:del>
    </w:p>
    <w:p w:rsidR="00B53BBB" w:rsidDel="00824D1A" w:rsidRDefault="00776686" w:rsidP="00776686">
      <w:pPr>
        <w:pStyle w:val="3"/>
        <w:tabs>
          <w:tab w:val="clear" w:pos="9241"/>
          <w:tab w:val="right" w:leader="dot" w:pos="9354"/>
        </w:tabs>
        <w:ind w:firstLine="210"/>
        <w:rPr>
          <w:del w:id="138" w:author="tangjinkun" w:date="2022-12-27T09:19:00Z"/>
          <w:rFonts w:hAnsi="宋体" w:cs="宋体"/>
          <w:noProof/>
        </w:rPr>
      </w:pPr>
      <w:del w:id="139" w:author="tangjinkun" w:date="2022-12-27T09:19:00Z">
        <w:r w:rsidDel="00824D1A">
          <w:rPr>
            <w:rFonts w:hAnsi="宋体" w:cs="宋体" w:hint="eastAsia"/>
            <w:noProof/>
            <w:kern w:val="0"/>
          </w:rPr>
          <w:delText xml:space="preserve">5.1 </w:delText>
        </w:r>
        <w:r w:rsidDel="00824D1A">
          <w:rPr>
            <w:rFonts w:hAnsi="宋体" w:cs="宋体" w:hint="eastAsia"/>
            <w:noProof/>
          </w:rPr>
          <w:delText>数据采集来源</w:delText>
        </w:r>
        <w:r w:rsidDel="00824D1A">
          <w:rPr>
            <w:rFonts w:hAnsi="宋体" w:cs="宋体" w:hint="eastAsia"/>
            <w:noProof/>
          </w:rPr>
          <w:tab/>
          <w:delText>5</w:delText>
        </w:r>
      </w:del>
    </w:p>
    <w:p w:rsidR="00B53BBB" w:rsidDel="00824D1A" w:rsidRDefault="00776686" w:rsidP="00776686">
      <w:pPr>
        <w:pStyle w:val="3"/>
        <w:tabs>
          <w:tab w:val="clear" w:pos="9241"/>
          <w:tab w:val="right" w:leader="dot" w:pos="9354"/>
        </w:tabs>
        <w:ind w:firstLine="210"/>
        <w:rPr>
          <w:del w:id="140" w:author="tangjinkun" w:date="2022-12-27T09:19:00Z"/>
          <w:rFonts w:hAnsi="宋体" w:cs="宋体"/>
          <w:noProof/>
        </w:rPr>
      </w:pPr>
      <w:del w:id="141" w:author="tangjinkun" w:date="2022-12-27T09:19:00Z">
        <w:r w:rsidDel="00824D1A">
          <w:rPr>
            <w:rFonts w:hAnsi="宋体" w:cs="宋体" w:hint="eastAsia"/>
            <w:noProof/>
            <w:kern w:val="0"/>
          </w:rPr>
          <w:delText xml:space="preserve">5.2 </w:delText>
        </w:r>
        <w:r w:rsidDel="00824D1A">
          <w:rPr>
            <w:rFonts w:hAnsi="宋体" w:cs="宋体" w:hint="eastAsia"/>
            <w:noProof/>
          </w:rPr>
          <w:delText>数据填写要求</w:delText>
        </w:r>
        <w:r w:rsidDel="00824D1A">
          <w:rPr>
            <w:rFonts w:hAnsi="宋体" w:cs="宋体" w:hint="eastAsia"/>
            <w:noProof/>
          </w:rPr>
          <w:tab/>
          <w:delText>5</w:delText>
        </w:r>
      </w:del>
    </w:p>
    <w:p w:rsidR="00B53BBB" w:rsidDel="00824D1A" w:rsidRDefault="00776686" w:rsidP="00776686">
      <w:pPr>
        <w:pStyle w:val="3"/>
        <w:tabs>
          <w:tab w:val="clear" w:pos="9241"/>
          <w:tab w:val="right" w:leader="dot" w:pos="9354"/>
        </w:tabs>
        <w:ind w:firstLine="210"/>
        <w:rPr>
          <w:del w:id="142" w:author="tangjinkun" w:date="2022-12-27T09:19:00Z"/>
          <w:rFonts w:hAnsi="宋体" w:cs="宋体"/>
          <w:noProof/>
        </w:rPr>
      </w:pPr>
      <w:del w:id="143" w:author="tangjinkun" w:date="2022-12-27T09:19:00Z">
        <w:r w:rsidDel="00824D1A">
          <w:rPr>
            <w:rFonts w:hAnsi="宋体" w:cs="宋体" w:hint="eastAsia"/>
            <w:noProof/>
            <w:kern w:val="0"/>
          </w:rPr>
          <w:delText xml:space="preserve">5.3 </w:delText>
        </w:r>
        <w:r w:rsidDel="00824D1A">
          <w:rPr>
            <w:rFonts w:hAnsi="宋体" w:cs="宋体" w:hint="eastAsia"/>
            <w:noProof/>
          </w:rPr>
          <w:delText>数据间关联关系要求</w:delText>
        </w:r>
        <w:r w:rsidDel="00824D1A">
          <w:rPr>
            <w:rFonts w:hAnsi="宋体" w:cs="宋体" w:hint="eastAsia"/>
            <w:noProof/>
          </w:rPr>
          <w:tab/>
          <w:delText>6</w:delText>
        </w:r>
      </w:del>
    </w:p>
    <w:p w:rsidR="00B53BBB" w:rsidDel="00824D1A" w:rsidRDefault="00776686">
      <w:pPr>
        <w:pStyle w:val="2"/>
        <w:tabs>
          <w:tab w:val="clear" w:pos="9241"/>
          <w:tab w:val="right" w:leader="dot" w:pos="9354"/>
        </w:tabs>
        <w:rPr>
          <w:del w:id="144" w:author="tangjinkun" w:date="2022-12-27T09:19:00Z"/>
          <w:rFonts w:ascii="宋体" w:eastAsia="宋体" w:hAnsi="宋体" w:cs="宋体"/>
          <w:noProof/>
        </w:rPr>
      </w:pPr>
      <w:del w:id="145" w:author="tangjinkun" w:date="2022-12-27T09:19:00Z">
        <w:r w:rsidDel="00824D1A">
          <w:rPr>
            <w:rFonts w:ascii="宋体" w:eastAsia="宋体" w:hAnsi="宋体" w:cs="宋体" w:hint="eastAsia"/>
            <w:noProof/>
          </w:rPr>
          <w:delText>6 5G无线基础数据</w:delText>
        </w:r>
        <w:r w:rsidDel="00824D1A">
          <w:rPr>
            <w:rFonts w:ascii="宋体" w:eastAsia="宋体" w:hAnsi="宋体" w:cs="宋体" w:hint="eastAsia"/>
            <w:noProof/>
          </w:rPr>
          <w:tab/>
          <w:delText>6</w:delText>
        </w:r>
      </w:del>
    </w:p>
    <w:p w:rsidR="00B53BBB" w:rsidDel="00824D1A" w:rsidRDefault="00776686" w:rsidP="00776686">
      <w:pPr>
        <w:pStyle w:val="3"/>
        <w:tabs>
          <w:tab w:val="clear" w:pos="9241"/>
          <w:tab w:val="right" w:leader="dot" w:pos="9354"/>
        </w:tabs>
        <w:ind w:firstLine="210"/>
        <w:rPr>
          <w:del w:id="146" w:author="tangjinkun" w:date="2022-12-27T09:19:00Z"/>
          <w:rFonts w:hAnsi="宋体" w:cs="宋体"/>
          <w:noProof/>
        </w:rPr>
      </w:pPr>
      <w:del w:id="147" w:author="tangjinkun" w:date="2022-12-27T09:19:00Z">
        <w:r w:rsidDel="00824D1A">
          <w:rPr>
            <w:rFonts w:hAnsi="宋体" w:cs="宋体" w:hint="eastAsia"/>
            <w:noProof/>
            <w:kern w:val="0"/>
          </w:rPr>
          <w:delText xml:space="preserve">6.1 </w:delText>
        </w:r>
        <w:r w:rsidDel="00824D1A">
          <w:rPr>
            <w:rFonts w:hAnsi="宋体" w:cs="宋体" w:hint="eastAsia"/>
            <w:noProof/>
          </w:rPr>
          <w:delText>板卡</w:delText>
        </w:r>
        <w:r w:rsidDel="00824D1A">
          <w:rPr>
            <w:rFonts w:hAnsi="宋体" w:cs="宋体" w:hint="eastAsia"/>
            <w:noProof/>
          </w:rPr>
          <w:tab/>
          <w:delText>6</w:delText>
        </w:r>
      </w:del>
    </w:p>
    <w:p w:rsidR="00B53BBB" w:rsidDel="00824D1A" w:rsidRDefault="00776686" w:rsidP="00776686">
      <w:pPr>
        <w:pStyle w:val="3"/>
        <w:tabs>
          <w:tab w:val="clear" w:pos="9241"/>
          <w:tab w:val="right" w:leader="dot" w:pos="9354"/>
        </w:tabs>
        <w:ind w:firstLine="210"/>
        <w:rPr>
          <w:del w:id="148" w:author="tangjinkun" w:date="2022-12-27T09:19:00Z"/>
          <w:rFonts w:hAnsi="宋体" w:cs="宋体"/>
          <w:noProof/>
        </w:rPr>
      </w:pPr>
      <w:del w:id="149" w:author="tangjinkun" w:date="2022-12-27T09:19:00Z">
        <w:r w:rsidDel="00824D1A">
          <w:rPr>
            <w:rFonts w:hAnsi="宋体" w:cs="宋体" w:hint="eastAsia"/>
            <w:noProof/>
            <w:kern w:val="0"/>
          </w:rPr>
          <w:delText xml:space="preserve">6.2 </w:delText>
        </w:r>
        <w:r w:rsidDel="00824D1A">
          <w:rPr>
            <w:rFonts w:hAnsi="宋体" w:cs="宋体" w:hint="eastAsia"/>
            <w:noProof/>
          </w:rPr>
          <w:delText>EMS</w:delText>
        </w:r>
        <w:r w:rsidDel="00824D1A">
          <w:rPr>
            <w:rFonts w:hAnsi="宋体" w:cs="宋体" w:hint="eastAsia"/>
            <w:noProof/>
          </w:rPr>
          <w:tab/>
          <w:delText>7</w:delText>
        </w:r>
      </w:del>
    </w:p>
    <w:p w:rsidR="00B53BBB" w:rsidDel="00824D1A" w:rsidRDefault="00776686" w:rsidP="00776686">
      <w:pPr>
        <w:pStyle w:val="3"/>
        <w:tabs>
          <w:tab w:val="clear" w:pos="9241"/>
          <w:tab w:val="right" w:leader="dot" w:pos="9354"/>
        </w:tabs>
        <w:ind w:firstLine="210"/>
        <w:rPr>
          <w:del w:id="150" w:author="tangjinkun" w:date="2022-12-27T09:19:00Z"/>
          <w:rFonts w:hAnsi="宋体" w:cs="宋体"/>
          <w:noProof/>
        </w:rPr>
      </w:pPr>
      <w:del w:id="151" w:author="tangjinkun" w:date="2022-12-27T09:19:00Z">
        <w:r w:rsidDel="00824D1A">
          <w:rPr>
            <w:rFonts w:hAnsi="宋体" w:cs="宋体" w:hint="eastAsia"/>
            <w:noProof/>
            <w:kern w:val="0"/>
          </w:rPr>
          <w:delText xml:space="preserve">6.3 </w:delText>
        </w:r>
        <w:r w:rsidDel="00824D1A">
          <w:rPr>
            <w:rFonts w:hAnsi="宋体" w:cs="宋体" w:hint="eastAsia"/>
            <w:noProof/>
          </w:rPr>
          <w:delText>物理CU</w:delText>
        </w:r>
        <w:r w:rsidDel="00824D1A">
          <w:rPr>
            <w:rFonts w:hAnsi="宋体" w:cs="宋体" w:hint="eastAsia"/>
            <w:noProof/>
          </w:rPr>
          <w:tab/>
          <w:delText>8</w:delText>
        </w:r>
      </w:del>
    </w:p>
    <w:p w:rsidR="00B53BBB" w:rsidDel="00824D1A" w:rsidRDefault="00776686" w:rsidP="00776686">
      <w:pPr>
        <w:pStyle w:val="3"/>
        <w:tabs>
          <w:tab w:val="clear" w:pos="9241"/>
          <w:tab w:val="right" w:leader="dot" w:pos="9354"/>
        </w:tabs>
        <w:ind w:firstLine="210"/>
        <w:rPr>
          <w:del w:id="152" w:author="tangjinkun" w:date="2022-12-27T09:19:00Z"/>
          <w:rFonts w:hAnsi="宋体" w:cs="宋体"/>
          <w:noProof/>
        </w:rPr>
      </w:pPr>
      <w:del w:id="153" w:author="tangjinkun" w:date="2022-12-27T09:19:00Z">
        <w:r w:rsidDel="00824D1A">
          <w:rPr>
            <w:rFonts w:hAnsi="宋体" w:cs="宋体" w:hint="eastAsia"/>
            <w:noProof/>
            <w:kern w:val="0"/>
          </w:rPr>
          <w:delText xml:space="preserve">6.4 </w:delText>
        </w:r>
        <w:r w:rsidDel="00824D1A">
          <w:rPr>
            <w:rFonts w:hAnsi="宋体" w:cs="宋体" w:hint="eastAsia"/>
            <w:noProof/>
          </w:rPr>
          <w:delText>物理DU</w:delText>
        </w:r>
        <w:r w:rsidDel="00824D1A">
          <w:rPr>
            <w:rFonts w:hAnsi="宋体" w:cs="宋体" w:hint="eastAsia"/>
            <w:noProof/>
          </w:rPr>
          <w:tab/>
          <w:delText>8</w:delText>
        </w:r>
      </w:del>
    </w:p>
    <w:p w:rsidR="00B53BBB" w:rsidDel="00824D1A" w:rsidRDefault="00776686" w:rsidP="00776686">
      <w:pPr>
        <w:pStyle w:val="3"/>
        <w:tabs>
          <w:tab w:val="clear" w:pos="9241"/>
          <w:tab w:val="right" w:leader="dot" w:pos="9354"/>
        </w:tabs>
        <w:ind w:firstLine="210"/>
        <w:rPr>
          <w:del w:id="154" w:author="tangjinkun" w:date="2022-12-27T09:19:00Z"/>
          <w:rFonts w:hAnsi="宋体" w:cs="宋体"/>
          <w:noProof/>
        </w:rPr>
      </w:pPr>
      <w:del w:id="155" w:author="tangjinkun" w:date="2022-12-27T09:19:00Z">
        <w:r w:rsidDel="00824D1A">
          <w:rPr>
            <w:rFonts w:hAnsi="宋体" w:cs="宋体" w:hint="eastAsia"/>
            <w:noProof/>
            <w:kern w:val="0"/>
          </w:rPr>
          <w:delText xml:space="preserve">6.5 </w:delText>
        </w:r>
        <w:r w:rsidDel="00824D1A">
          <w:rPr>
            <w:rFonts w:hAnsi="宋体" w:cs="宋体" w:hint="eastAsia"/>
            <w:noProof/>
          </w:rPr>
          <w:delText>gNB（逻辑基站）</w:delText>
        </w:r>
        <w:r w:rsidDel="00824D1A">
          <w:rPr>
            <w:rFonts w:hAnsi="宋体" w:cs="宋体" w:hint="eastAsia"/>
            <w:noProof/>
          </w:rPr>
          <w:tab/>
          <w:delText>9</w:delText>
        </w:r>
      </w:del>
    </w:p>
    <w:p w:rsidR="00B53BBB" w:rsidDel="00824D1A" w:rsidRDefault="00776686" w:rsidP="00776686">
      <w:pPr>
        <w:pStyle w:val="3"/>
        <w:tabs>
          <w:tab w:val="clear" w:pos="9241"/>
          <w:tab w:val="right" w:leader="dot" w:pos="9354"/>
        </w:tabs>
        <w:ind w:firstLine="210"/>
        <w:rPr>
          <w:del w:id="156" w:author="tangjinkun" w:date="2022-12-27T09:19:00Z"/>
          <w:rFonts w:hAnsi="宋体" w:cs="宋体"/>
          <w:noProof/>
        </w:rPr>
      </w:pPr>
      <w:del w:id="157" w:author="tangjinkun" w:date="2022-12-27T09:19:00Z">
        <w:r w:rsidDel="00824D1A">
          <w:rPr>
            <w:rFonts w:hAnsi="宋体" w:cs="宋体" w:hint="eastAsia"/>
            <w:noProof/>
            <w:kern w:val="0"/>
          </w:rPr>
          <w:delText xml:space="preserve">6.6 </w:delText>
        </w:r>
        <w:r w:rsidDel="00824D1A">
          <w:rPr>
            <w:rFonts w:hAnsi="宋体" w:cs="宋体" w:hint="eastAsia"/>
            <w:noProof/>
          </w:rPr>
          <w:delText>运营商gNB(含承建方和共享方)</w:delText>
        </w:r>
        <w:r w:rsidDel="00824D1A">
          <w:rPr>
            <w:rFonts w:hAnsi="宋体" w:cs="宋体" w:hint="eastAsia"/>
            <w:noProof/>
          </w:rPr>
          <w:tab/>
          <w:delText>10</w:delText>
        </w:r>
      </w:del>
    </w:p>
    <w:p w:rsidR="00B53BBB" w:rsidDel="00824D1A" w:rsidRDefault="00776686" w:rsidP="00776686">
      <w:pPr>
        <w:pStyle w:val="3"/>
        <w:tabs>
          <w:tab w:val="clear" w:pos="9241"/>
          <w:tab w:val="right" w:leader="dot" w:pos="9354"/>
        </w:tabs>
        <w:ind w:firstLine="210"/>
        <w:rPr>
          <w:del w:id="158" w:author="tangjinkun" w:date="2022-12-27T09:19:00Z"/>
          <w:rFonts w:hAnsi="宋体" w:cs="宋体"/>
          <w:noProof/>
        </w:rPr>
      </w:pPr>
      <w:del w:id="159" w:author="tangjinkun" w:date="2022-12-27T09:19:00Z">
        <w:r w:rsidDel="00824D1A">
          <w:rPr>
            <w:rFonts w:hAnsi="宋体" w:cs="宋体" w:hint="eastAsia"/>
            <w:noProof/>
            <w:kern w:val="0"/>
          </w:rPr>
          <w:delText xml:space="preserve">6.7 </w:delText>
        </w:r>
        <w:r w:rsidDel="00824D1A">
          <w:rPr>
            <w:rFonts w:hAnsi="宋体" w:cs="宋体" w:hint="eastAsia"/>
            <w:noProof/>
          </w:rPr>
          <w:delText>NR Cell CU</w:delText>
        </w:r>
        <w:r w:rsidDel="00824D1A">
          <w:rPr>
            <w:rFonts w:hAnsi="宋体" w:cs="宋体" w:hint="eastAsia"/>
            <w:noProof/>
          </w:rPr>
          <w:tab/>
          <w:delText>11</w:delText>
        </w:r>
      </w:del>
    </w:p>
    <w:p w:rsidR="00B53BBB" w:rsidDel="00824D1A" w:rsidRDefault="00776686" w:rsidP="00776686">
      <w:pPr>
        <w:pStyle w:val="3"/>
        <w:tabs>
          <w:tab w:val="clear" w:pos="9241"/>
          <w:tab w:val="right" w:leader="dot" w:pos="9354"/>
        </w:tabs>
        <w:ind w:firstLine="210"/>
        <w:rPr>
          <w:del w:id="160" w:author="tangjinkun" w:date="2022-12-27T09:19:00Z"/>
          <w:rFonts w:hAnsi="宋体" w:cs="宋体"/>
          <w:noProof/>
        </w:rPr>
      </w:pPr>
      <w:del w:id="161" w:author="tangjinkun" w:date="2022-12-27T09:19:00Z">
        <w:r w:rsidDel="00824D1A">
          <w:rPr>
            <w:rFonts w:hAnsi="宋体" w:cs="宋体" w:hint="eastAsia"/>
            <w:noProof/>
            <w:kern w:val="0"/>
          </w:rPr>
          <w:delText xml:space="preserve">6.8 </w:delText>
        </w:r>
        <w:r w:rsidDel="00824D1A">
          <w:rPr>
            <w:rFonts w:hAnsi="宋体" w:cs="宋体" w:hint="eastAsia"/>
            <w:noProof/>
          </w:rPr>
          <w:delText>运营商 NR Cell CU</w:delText>
        </w:r>
        <w:r w:rsidDel="00824D1A">
          <w:rPr>
            <w:rFonts w:hAnsi="宋体" w:cs="宋体" w:hint="eastAsia"/>
            <w:noProof/>
          </w:rPr>
          <w:tab/>
          <w:delText>12</w:delText>
        </w:r>
      </w:del>
    </w:p>
    <w:p w:rsidR="00B53BBB" w:rsidDel="00824D1A" w:rsidRDefault="00776686" w:rsidP="00776686">
      <w:pPr>
        <w:pStyle w:val="3"/>
        <w:tabs>
          <w:tab w:val="clear" w:pos="9241"/>
          <w:tab w:val="right" w:leader="dot" w:pos="9354"/>
        </w:tabs>
        <w:ind w:firstLine="210"/>
        <w:rPr>
          <w:del w:id="162" w:author="tangjinkun" w:date="2022-12-27T09:19:00Z"/>
          <w:rFonts w:hAnsi="宋体" w:cs="宋体"/>
          <w:noProof/>
        </w:rPr>
      </w:pPr>
      <w:del w:id="163" w:author="tangjinkun" w:date="2022-12-27T09:19:00Z">
        <w:r w:rsidDel="00824D1A">
          <w:rPr>
            <w:rFonts w:hAnsi="宋体" w:cs="宋体" w:hint="eastAsia"/>
            <w:noProof/>
            <w:kern w:val="0"/>
          </w:rPr>
          <w:delText xml:space="preserve">6.9 </w:delText>
        </w:r>
        <w:r w:rsidDel="00824D1A">
          <w:rPr>
            <w:rFonts w:hAnsi="宋体" w:cs="宋体" w:hint="eastAsia"/>
            <w:noProof/>
          </w:rPr>
          <w:delText>NR Cell CU切片</w:delText>
        </w:r>
        <w:r w:rsidDel="00824D1A">
          <w:rPr>
            <w:rFonts w:hAnsi="宋体" w:cs="宋体" w:hint="eastAsia"/>
            <w:noProof/>
          </w:rPr>
          <w:tab/>
          <w:delText>12</w:delText>
        </w:r>
      </w:del>
    </w:p>
    <w:p w:rsidR="00B53BBB" w:rsidDel="00824D1A" w:rsidRDefault="00776686" w:rsidP="00776686">
      <w:pPr>
        <w:pStyle w:val="3"/>
        <w:tabs>
          <w:tab w:val="clear" w:pos="9241"/>
          <w:tab w:val="right" w:leader="dot" w:pos="9354"/>
        </w:tabs>
        <w:ind w:firstLine="210"/>
        <w:rPr>
          <w:del w:id="164" w:author="tangjinkun" w:date="2022-12-27T09:19:00Z"/>
          <w:rFonts w:hAnsi="宋体" w:cs="宋体"/>
          <w:noProof/>
        </w:rPr>
      </w:pPr>
      <w:del w:id="165" w:author="tangjinkun" w:date="2022-12-27T09:19:00Z">
        <w:r w:rsidDel="00824D1A">
          <w:rPr>
            <w:rFonts w:hAnsi="宋体" w:cs="宋体" w:hint="eastAsia"/>
            <w:noProof/>
            <w:kern w:val="0"/>
          </w:rPr>
          <w:delText xml:space="preserve">6.10 </w:delText>
        </w:r>
        <w:r w:rsidDel="00824D1A">
          <w:rPr>
            <w:rFonts w:hAnsi="宋体" w:cs="宋体" w:hint="eastAsia"/>
            <w:noProof/>
          </w:rPr>
          <w:delText>NR Cell DU</w:delText>
        </w:r>
        <w:r w:rsidDel="00824D1A">
          <w:rPr>
            <w:rFonts w:hAnsi="宋体" w:cs="宋体" w:hint="eastAsia"/>
            <w:noProof/>
          </w:rPr>
          <w:tab/>
          <w:delText>13</w:delText>
        </w:r>
      </w:del>
    </w:p>
    <w:p w:rsidR="00B53BBB" w:rsidDel="00824D1A" w:rsidRDefault="00776686" w:rsidP="00776686">
      <w:pPr>
        <w:pStyle w:val="3"/>
        <w:tabs>
          <w:tab w:val="clear" w:pos="9241"/>
          <w:tab w:val="right" w:leader="dot" w:pos="9354"/>
        </w:tabs>
        <w:ind w:firstLine="210"/>
        <w:rPr>
          <w:del w:id="166" w:author="tangjinkun" w:date="2022-12-27T09:19:00Z"/>
          <w:rFonts w:hAnsi="宋体" w:cs="宋体"/>
          <w:noProof/>
        </w:rPr>
      </w:pPr>
      <w:del w:id="167" w:author="tangjinkun" w:date="2022-12-27T09:19:00Z">
        <w:r w:rsidDel="00824D1A">
          <w:rPr>
            <w:rFonts w:hAnsi="宋体" w:cs="宋体" w:hint="eastAsia"/>
            <w:noProof/>
            <w:kern w:val="0"/>
          </w:rPr>
          <w:delText xml:space="preserve">6.11 </w:delText>
        </w:r>
        <w:r w:rsidDel="00824D1A">
          <w:rPr>
            <w:rFonts w:hAnsi="宋体" w:cs="宋体" w:hint="eastAsia"/>
            <w:noProof/>
          </w:rPr>
          <w:delText>运营商NR Cell DU</w:delText>
        </w:r>
        <w:r w:rsidDel="00824D1A">
          <w:rPr>
            <w:rFonts w:hAnsi="宋体" w:cs="宋体" w:hint="eastAsia"/>
            <w:noProof/>
          </w:rPr>
          <w:tab/>
          <w:delText>15</w:delText>
        </w:r>
      </w:del>
    </w:p>
    <w:p w:rsidR="00B53BBB" w:rsidDel="00824D1A" w:rsidRDefault="00776686" w:rsidP="00776686">
      <w:pPr>
        <w:pStyle w:val="3"/>
        <w:tabs>
          <w:tab w:val="clear" w:pos="9241"/>
          <w:tab w:val="right" w:leader="dot" w:pos="9354"/>
        </w:tabs>
        <w:ind w:firstLine="210"/>
        <w:rPr>
          <w:del w:id="168" w:author="tangjinkun" w:date="2022-12-27T09:19:00Z"/>
          <w:rFonts w:hAnsi="宋体" w:cs="宋体"/>
          <w:noProof/>
        </w:rPr>
      </w:pPr>
      <w:del w:id="169" w:author="tangjinkun" w:date="2022-12-27T09:19:00Z">
        <w:r w:rsidDel="00824D1A">
          <w:rPr>
            <w:rFonts w:hAnsi="宋体" w:cs="宋体" w:hint="eastAsia"/>
            <w:noProof/>
            <w:kern w:val="0"/>
          </w:rPr>
          <w:delText xml:space="preserve">6.12 </w:delText>
        </w:r>
        <w:r w:rsidDel="00824D1A">
          <w:rPr>
            <w:rFonts w:hAnsi="宋体" w:cs="宋体" w:hint="eastAsia"/>
            <w:noProof/>
          </w:rPr>
          <w:delText>NR Cell DU切片</w:delText>
        </w:r>
        <w:r w:rsidDel="00824D1A">
          <w:rPr>
            <w:rFonts w:hAnsi="宋体" w:cs="宋体" w:hint="eastAsia"/>
            <w:noProof/>
          </w:rPr>
          <w:tab/>
          <w:delText>15</w:delText>
        </w:r>
      </w:del>
    </w:p>
    <w:p w:rsidR="00B53BBB" w:rsidDel="00824D1A" w:rsidRDefault="00776686" w:rsidP="00776686">
      <w:pPr>
        <w:pStyle w:val="3"/>
        <w:tabs>
          <w:tab w:val="clear" w:pos="9241"/>
          <w:tab w:val="right" w:leader="dot" w:pos="9354"/>
        </w:tabs>
        <w:ind w:firstLine="210"/>
        <w:rPr>
          <w:del w:id="170" w:author="tangjinkun" w:date="2022-12-27T09:19:00Z"/>
          <w:rFonts w:hAnsi="宋体" w:cs="宋体"/>
          <w:noProof/>
        </w:rPr>
      </w:pPr>
      <w:del w:id="171" w:author="tangjinkun" w:date="2022-12-27T09:19:00Z">
        <w:r w:rsidDel="00824D1A">
          <w:rPr>
            <w:rFonts w:hAnsi="宋体" w:cs="宋体" w:hint="eastAsia"/>
            <w:noProof/>
            <w:kern w:val="0"/>
          </w:rPr>
          <w:delText xml:space="preserve">6.13 </w:delText>
        </w:r>
        <w:r w:rsidDel="00824D1A">
          <w:rPr>
            <w:rFonts w:hAnsi="宋体" w:cs="宋体" w:hint="eastAsia"/>
            <w:noProof/>
          </w:rPr>
          <w:delText>RRU</w:delText>
        </w:r>
        <w:r w:rsidDel="00824D1A">
          <w:rPr>
            <w:rFonts w:hAnsi="宋体" w:cs="宋体" w:hint="eastAsia"/>
            <w:noProof/>
          </w:rPr>
          <w:tab/>
          <w:delText>16</w:delText>
        </w:r>
      </w:del>
    </w:p>
    <w:p w:rsidR="00B53BBB" w:rsidDel="00824D1A" w:rsidRDefault="00776686" w:rsidP="00776686">
      <w:pPr>
        <w:pStyle w:val="3"/>
        <w:tabs>
          <w:tab w:val="clear" w:pos="9241"/>
          <w:tab w:val="right" w:leader="dot" w:pos="9354"/>
        </w:tabs>
        <w:ind w:firstLine="210"/>
        <w:rPr>
          <w:del w:id="172" w:author="tangjinkun" w:date="2022-12-27T09:19:00Z"/>
          <w:rFonts w:hAnsi="宋体" w:cs="宋体"/>
          <w:noProof/>
        </w:rPr>
      </w:pPr>
      <w:del w:id="173" w:author="tangjinkun" w:date="2022-12-27T09:19:00Z">
        <w:r w:rsidDel="00824D1A">
          <w:rPr>
            <w:rFonts w:hAnsi="宋体" w:cs="宋体" w:hint="eastAsia"/>
            <w:noProof/>
            <w:kern w:val="0"/>
          </w:rPr>
          <w:delText xml:space="preserve">6.14 </w:delText>
        </w:r>
        <w:r w:rsidDel="00824D1A">
          <w:rPr>
            <w:rFonts w:hAnsi="宋体" w:cs="宋体" w:hint="eastAsia"/>
            <w:noProof/>
          </w:rPr>
          <w:delText>物理天线</w:delText>
        </w:r>
        <w:r w:rsidDel="00824D1A">
          <w:rPr>
            <w:rFonts w:hAnsi="宋体" w:cs="宋体" w:hint="eastAsia"/>
            <w:noProof/>
          </w:rPr>
          <w:tab/>
          <w:delText>17</w:delText>
        </w:r>
      </w:del>
    </w:p>
    <w:p w:rsidR="00B53BBB" w:rsidDel="00824D1A" w:rsidRDefault="00776686" w:rsidP="00776686">
      <w:pPr>
        <w:pStyle w:val="3"/>
        <w:tabs>
          <w:tab w:val="clear" w:pos="9241"/>
          <w:tab w:val="right" w:leader="dot" w:pos="9354"/>
        </w:tabs>
        <w:ind w:firstLine="210"/>
        <w:rPr>
          <w:del w:id="174" w:author="tangjinkun" w:date="2022-12-27T09:19:00Z"/>
          <w:rFonts w:hAnsi="宋体" w:cs="宋体"/>
          <w:noProof/>
        </w:rPr>
      </w:pPr>
      <w:del w:id="175" w:author="tangjinkun" w:date="2022-12-27T09:19:00Z">
        <w:r w:rsidDel="00824D1A">
          <w:rPr>
            <w:rFonts w:hAnsi="宋体" w:cs="宋体" w:hint="eastAsia"/>
            <w:noProof/>
            <w:kern w:val="0"/>
          </w:rPr>
          <w:delText xml:space="preserve">6.15 </w:delText>
        </w:r>
        <w:r w:rsidDel="00824D1A">
          <w:rPr>
            <w:rFonts w:hAnsi="宋体" w:cs="宋体" w:hint="eastAsia"/>
            <w:noProof/>
          </w:rPr>
          <w:delText>电调天线模块</w:delText>
        </w:r>
        <w:r w:rsidDel="00824D1A">
          <w:rPr>
            <w:rFonts w:hAnsi="宋体" w:cs="宋体" w:hint="eastAsia"/>
            <w:noProof/>
          </w:rPr>
          <w:tab/>
          <w:delText>18</w:delText>
        </w:r>
      </w:del>
    </w:p>
    <w:p w:rsidR="00B53BBB" w:rsidDel="00824D1A" w:rsidRDefault="00776686" w:rsidP="00776686">
      <w:pPr>
        <w:pStyle w:val="3"/>
        <w:tabs>
          <w:tab w:val="clear" w:pos="9241"/>
          <w:tab w:val="right" w:leader="dot" w:pos="9354"/>
        </w:tabs>
        <w:ind w:firstLine="210"/>
        <w:rPr>
          <w:del w:id="176" w:author="tangjinkun" w:date="2022-12-27T09:19:00Z"/>
          <w:rFonts w:hAnsi="宋体" w:cs="宋体"/>
          <w:noProof/>
        </w:rPr>
      </w:pPr>
      <w:del w:id="177" w:author="tangjinkun" w:date="2022-12-27T09:19:00Z">
        <w:r w:rsidDel="00824D1A">
          <w:rPr>
            <w:rFonts w:hAnsi="宋体" w:cs="宋体" w:hint="eastAsia"/>
            <w:noProof/>
            <w:kern w:val="0"/>
          </w:rPr>
          <w:delText xml:space="preserve">6.16 </w:delText>
        </w:r>
        <w:r w:rsidDel="00824D1A">
          <w:rPr>
            <w:rFonts w:hAnsi="宋体" w:cs="宋体" w:hint="eastAsia"/>
            <w:noProof/>
          </w:rPr>
          <w:delText>PHUB</w:delText>
        </w:r>
        <w:r w:rsidDel="00824D1A">
          <w:rPr>
            <w:rFonts w:hAnsi="宋体" w:cs="宋体" w:hint="eastAsia"/>
            <w:noProof/>
          </w:rPr>
          <w:tab/>
          <w:delText>20</w:delText>
        </w:r>
      </w:del>
    </w:p>
    <w:p w:rsidR="00B53BBB" w:rsidDel="00824D1A" w:rsidRDefault="00776686" w:rsidP="00776686">
      <w:pPr>
        <w:pStyle w:val="3"/>
        <w:tabs>
          <w:tab w:val="clear" w:pos="9241"/>
          <w:tab w:val="right" w:leader="dot" w:pos="9354"/>
        </w:tabs>
        <w:ind w:firstLine="210"/>
        <w:rPr>
          <w:del w:id="178" w:author="tangjinkun" w:date="2022-12-27T09:19:00Z"/>
          <w:rFonts w:hAnsi="宋体" w:cs="宋体"/>
          <w:noProof/>
        </w:rPr>
      </w:pPr>
      <w:del w:id="179" w:author="tangjinkun" w:date="2022-12-27T09:19:00Z">
        <w:r w:rsidDel="00824D1A">
          <w:rPr>
            <w:rFonts w:hAnsi="宋体" w:cs="宋体" w:hint="eastAsia"/>
            <w:noProof/>
            <w:kern w:val="0"/>
          </w:rPr>
          <w:delText xml:space="preserve">6.17 </w:delText>
        </w:r>
        <w:r w:rsidDel="00824D1A">
          <w:rPr>
            <w:rFonts w:hAnsi="宋体" w:cs="宋体" w:hint="eastAsia"/>
            <w:noProof/>
          </w:rPr>
          <w:delText>Beam</w:delText>
        </w:r>
        <w:r w:rsidDel="00824D1A">
          <w:rPr>
            <w:rFonts w:hAnsi="宋体" w:cs="宋体" w:hint="eastAsia"/>
            <w:noProof/>
          </w:rPr>
          <w:tab/>
          <w:delText>20</w:delText>
        </w:r>
      </w:del>
    </w:p>
    <w:p w:rsidR="00B53BBB" w:rsidDel="00824D1A" w:rsidRDefault="00776686" w:rsidP="00776686">
      <w:pPr>
        <w:pStyle w:val="3"/>
        <w:tabs>
          <w:tab w:val="clear" w:pos="9241"/>
          <w:tab w:val="right" w:leader="dot" w:pos="9354"/>
        </w:tabs>
        <w:ind w:firstLine="210"/>
        <w:rPr>
          <w:del w:id="180" w:author="tangjinkun" w:date="2022-12-27T09:19:00Z"/>
          <w:rFonts w:hAnsi="宋体" w:cs="宋体"/>
          <w:noProof/>
        </w:rPr>
      </w:pPr>
      <w:del w:id="181" w:author="tangjinkun" w:date="2022-12-27T09:19:00Z">
        <w:r w:rsidDel="00824D1A">
          <w:rPr>
            <w:rFonts w:hAnsi="宋体" w:cs="宋体" w:hint="eastAsia"/>
            <w:noProof/>
            <w:kern w:val="0"/>
          </w:rPr>
          <w:delText xml:space="preserve">6.18 </w:delText>
        </w:r>
        <w:r w:rsidDel="00824D1A">
          <w:rPr>
            <w:rFonts w:hAnsi="宋体" w:cs="宋体" w:hint="eastAsia"/>
            <w:noProof/>
          </w:rPr>
          <w:delText>BWP</w:delText>
        </w:r>
        <w:r w:rsidDel="00824D1A">
          <w:rPr>
            <w:rFonts w:hAnsi="宋体" w:cs="宋体" w:hint="eastAsia"/>
            <w:noProof/>
          </w:rPr>
          <w:tab/>
          <w:delText>21</w:delText>
        </w:r>
      </w:del>
    </w:p>
    <w:p w:rsidR="00B53BBB" w:rsidDel="00824D1A" w:rsidRDefault="00776686" w:rsidP="00776686">
      <w:pPr>
        <w:pStyle w:val="3"/>
        <w:tabs>
          <w:tab w:val="clear" w:pos="9241"/>
          <w:tab w:val="right" w:leader="dot" w:pos="9354"/>
        </w:tabs>
        <w:ind w:firstLine="210"/>
        <w:rPr>
          <w:del w:id="182" w:author="tangjinkun" w:date="2022-12-27T09:19:00Z"/>
          <w:rFonts w:hAnsi="宋体" w:cs="宋体"/>
          <w:noProof/>
        </w:rPr>
      </w:pPr>
      <w:del w:id="183" w:author="tangjinkun" w:date="2022-12-27T09:19:00Z">
        <w:r w:rsidDel="00824D1A">
          <w:rPr>
            <w:rFonts w:hAnsi="宋体" w:cs="宋体" w:hint="eastAsia"/>
            <w:noProof/>
            <w:kern w:val="0"/>
          </w:rPr>
          <w:delText xml:space="preserve">6.19 </w:delText>
        </w:r>
        <w:r w:rsidDel="00824D1A">
          <w:rPr>
            <w:rFonts w:hAnsi="宋体" w:cs="宋体" w:hint="eastAsia"/>
            <w:noProof/>
          </w:rPr>
          <w:delText>RRU与小区关联关系表</w:delText>
        </w:r>
        <w:r w:rsidDel="00824D1A">
          <w:rPr>
            <w:rFonts w:hAnsi="宋体" w:cs="宋体" w:hint="eastAsia"/>
            <w:noProof/>
          </w:rPr>
          <w:tab/>
          <w:delText>21</w:delText>
        </w:r>
      </w:del>
    </w:p>
    <w:p w:rsidR="00B53BBB" w:rsidDel="00824D1A" w:rsidRDefault="00776686" w:rsidP="00776686">
      <w:pPr>
        <w:pStyle w:val="3"/>
        <w:tabs>
          <w:tab w:val="clear" w:pos="9241"/>
          <w:tab w:val="right" w:leader="dot" w:pos="9354"/>
        </w:tabs>
        <w:ind w:firstLine="210"/>
        <w:rPr>
          <w:del w:id="184" w:author="tangjinkun" w:date="2022-12-27T09:19:00Z"/>
          <w:rFonts w:hAnsi="宋体" w:cs="宋体"/>
          <w:noProof/>
        </w:rPr>
      </w:pPr>
      <w:del w:id="185" w:author="tangjinkun" w:date="2022-12-27T09:19:00Z">
        <w:r w:rsidDel="00824D1A">
          <w:rPr>
            <w:rFonts w:hAnsi="宋体" w:cs="宋体" w:hint="eastAsia"/>
            <w:noProof/>
            <w:kern w:val="0"/>
          </w:rPr>
          <w:delText xml:space="preserve">6.20 </w:delText>
        </w:r>
        <w:r w:rsidDel="00824D1A">
          <w:rPr>
            <w:rFonts w:hAnsi="宋体" w:cs="宋体" w:hint="eastAsia"/>
            <w:noProof/>
          </w:rPr>
          <w:delText>RRU与物理天线关联关系表</w:delText>
        </w:r>
        <w:r w:rsidDel="00824D1A">
          <w:rPr>
            <w:rFonts w:hAnsi="宋体" w:cs="宋体" w:hint="eastAsia"/>
            <w:noProof/>
          </w:rPr>
          <w:tab/>
          <w:delText>22</w:delText>
        </w:r>
      </w:del>
    </w:p>
    <w:p w:rsidR="00B53BBB" w:rsidDel="00824D1A" w:rsidRDefault="00776686">
      <w:pPr>
        <w:pStyle w:val="2"/>
        <w:tabs>
          <w:tab w:val="clear" w:pos="9241"/>
          <w:tab w:val="right" w:leader="dot" w:pos="9354"/>
        </w:tabs>
        <w:rPr>
          <w:del w:id="186" w:author="tangjinkun" w:date="2022-12-27T09:19:00Z"/>
          <w:rFonts w:ascii="宋体" w:eastAsia="宋体" w:hAnsi="宋体" w:cs="宋体"/>
          <w:noProof/>
        </w:rPr>
      </w:pPr>
      <w:del w:id="187" w:author="tangjinkun" w:date="2022-12-27T09:19:00Z">
        <w:r w:rsidDel="00824D1A">
          <w:rPr>
            <w:rFonts w:ascii="宋体" w:eastAsia="宋体" w:hAnsi="宋体" w:cs="宋体" w:hint="eastAsia"/>
            <w:noProof/>
          </w:rPr>
          <w:delText>7 通用基础数据</w:delText>
        </w:r>
        <w:r w:rsidDel="00824D1A">
          <w:rPr>
            <w:rFonts w:ascii="宋体" w:eastAsia="宋体" w:hAnsi="宋体" w:cs="宋体" w:hint="eastAsia"/>
            <w:noProof/>
          </w:rPr>
          <w:tab/>
          <w:delText>22</w:delText>
        </w:r>
      </w:del>
    </w:p>
    <w:p w:rsidR="00B53BBB" w:rsidDel="00824D1A" w:rsidRDefault="00776686" w:rsidP="00776686">
      <w:pPr>
        <w:pStyle w:val="3"/>
        <w:tabs>
          <w:tab w:val="clear" w:pos="9241"/>
          <w:tab w:val="right" w:leader="dot" w:pos="9354"/>
        </w:tabs>
        <w:ind w:firstLine="210"/>
        <w:rPr>
          <w:del w:id="188" w:author="tangjinkun" w:date="2022-12-27T09:19:00Z"/>
          <w:rFonts w:hAnsi="宋体" w:cs="宋体"/>
          <w:noProof/>
        </w:rPr>
      </w:pPr>
      <w:del w:id="189" w:author="tangjinkun" w:date="2022-12-27T09:19:00Z">
        <w:r w:rsidDel="00824D1A">
          <w:rPr>
            <w:rFonts w:hAnsi="宋体" w:cs="宋体" w:hint="eastAsia"/>
            <w:noProof/>
            <w:kern w:val="0"/>
          </w:rPr>
          <w:delText xml:space="preserve">7.1 </w:delText>
        </w:r>
        <w:r w:rsidDel="00824D1A">
          <w:rPr>
            <w:rFonts w:hAnsi="宋体" w:cs="宋体" w:hint="eastAsia"/>
            <w:noProof/>
          </w:rPr>
          <w:delText>Lisence</w:delText>
        </w:r>
        <w:r w:rsidDel="00824D1A">
          <w:rPr>
            <w:rFonts w:hAnsi="宋体" w:cs="宋体" w:hint="eastAsia"/>
            <w:noProof/>
          </w:rPr>
          <w:tab/>
          <w:delText>22</w:delText>
        </w:r>
      </w:del>
    </w:p>
    <w:p w:rsidR="00B53BBB" w:rsidDel="00824D1A" w:rsidRDefault="00776686" w:rsidP="00776686">
      <w:pPr>
        <w:pStyle w:val="3"/>
        <w:tabs>
          <w:tab w:val="clear" w:pos="9241"/>
          <w:tab w:val="right" w:leader="dot" w:pos="9354"/>
        </w:tabs>
        <w:ind w:firstLine="210"/>
        <w:rPr>
          <w:del w:id="190" w:author="tangjinkun" w:date="2022-12-27T09:19:00Z"/>
          <w:rFonts w:hAnsi="宋体" w:cs="宋体"/>
          <w:noProof/>
        </w:rPr>
      </w:pPr>
      <w:del w:id="191" w:author="tangjinkun" w:date="2022-12-27T09:19:00Z">
        <w:r w:rsidDel="00824D1A">
          <w:rPr>
            <w:rFonts w:hAnsi="宋体" w:cs="宋体" w:hint="eastAsia"/>
            <w:noProof/>
            <w:kern w:val="0"/>
          </w:rPr>
          <w:delText xml:space="preserve">7.2 </w:delText>
        </w:r>
        <w:r w:rsidDel="00824D1A">
          <w:rPr>
            <w:rFonts w:hAnsi="宋体" w:cs="宋体" w:hint="eastAsia"/>
            <w:noProof/>
          </w:rPr>
          <w:delText>Feature</w:delText>
        </w:r>
        <w:r w:rsidDel="00824D1A">
          <w:rPr>
            <w:rFonts w:hAnsi="宋体" w:cs="宋体" w:hint="eastAsia"/>
            <w:noProof/>
          </w:rPr>
          <w:tab/>
          <w:delText>23</w:delText>
        </w:r>
      </w:del>
    </w:p>
    <w:p w:rsidR="00B53BBB" w:rsidDel="00824D1A" w:rsidRDefault="00776686" w:rsidP="00776686">
      <w:pPr>
        <w:pStyle w:val="10"/>
        <w:tabs>
          <w:tab w:val="clear" w:pos="9241"/>
          <w:tab w:val="right" w:leader="dot" w:pos="9354"/>
        </w:tabs>
        <w:spacing w:before="78" w:after="78"/>
        <w:rPr>
          <w:del w:id="192" w:author="tangjinkun" w:date="2022-12-27T09:19:00Z"/>
          <w:rFonts w:hAnsi="宋体" w:cs="宋体"/>
          <w:noProof/>
        </w:rPr>
      </w:pPr>
      <w:del w:id="193" w:author="tangjinkun" w:date="2022-12-27T09:19:00Z">
        <w:r w:rsidDel="00824D1A">
          <w:rPr>
            <w:rFonts w:hAnsi="宋体" w:cs="宋体" w:hint="eastAsia"/>
            <w:noProof/>
          </w:rPr>
          <w:delText xml:space="preserve">附　录　A </w:delText>
        </w:r>
        <w:r w:rsidDel="00824D1A">
          <w:rPr>
            <w:rFonts w:hAnsi="宋体" w:cs="宋体" w:hint="eastAsia"/>
            <w:noProof/>
            <w:kern w:val="0"/>
          </w:rPr>
          <w:delText xml:space="preserve"> （规范性附录）取值说明</w:delText>
        </w:r>
        <w:r w:rsidDel="00824D1A">
          <w:rPr>
            <w:rFonts w:hAnsi="宋体" w:cs="宋体" w:hint="eastAsia"/>
            <w:noProof/>
          </w:rPr>
          <w:tab/>
          <w:delText>24</w:delText>
        </w:r>
      </w:del>
    </w:p>
    <w:p w:rsidR="00B53BBB" w:rsidDel="00824D1A" w:rsidRDefault="00776686">
      <w:pPr>
        <w:pStyle w:val="2"/>
        <w:tabs>
          <w:tab w:val="clear" w:pos="9241"/>
          <w:tab w:val="right" w:leader="dot" w:pos="9354"/>
        </w:tabs>
        <w:rPr>
          <w:del w:id="194" w:author="tangjinkun" w:date="2022-12-27T09:19:00Z"/>
          <w:rFonts w:ascii="宋体" w:eastAsia="宋体" w:hAnsi="宋体" w:cs="宋体"/>
          <w:noProof/>
        </w:rPr>
      </w:pPr>
      <w:del w:id="195" w:author="tangjinkun" w:date="2022-12-27T09:19:00Z">
        <w:r w:rsidDel="00824D1A">
          <w:rPr>
            <w:rFonts w:ascii="宋体" w:eastAsia="宋体" w:hAnsi="宋体" w:cs="宋体" w:hint="eastAsia"/>
            <w:noProof/>
            <w:szCs w:val="20"/>
          </w:rPr>
          <w:delText>A.1 省份/城市/区县代码表</w:delText>
        </w:r>
        <w:r w:rsidDel="00824D1A">
          <w:rPr>
            <w:rFonts w:ascii="宋体" w:eastAsia="宋体" w:hAnsi="宋体" w:cs="宋体" w:hint="eastAsia"/>
            <w:noProof/>
          </w:rPr>
          <w:tab/>
          <w:delText>24</w:delText>
        </w:r>
      </w:del>
    </w:p>
    <w:p w:rsidR="00B53BBB" w:rsidDel="00824D1A" w:rsidRDefault="00776686">
      <w:pPr>
        <w:pStyle w:val="2"/>
        <w:tabs>
          <w:tab w:val="clear" w:pos="9241"/>
          <w:tab w:val="right" w:leader="dot" w:pos="9354"/>
        </w:tabs>
        <w:rPr>
          <w:del w:id="196" w:author="tangjinkun" w:date="2022-12-27T09:19:00Z"/>
          <w:noProof/>
        </w:rPr>
      </w:pPr>
      <w:del w:id="197" w:author="tangjinkun" w:date="2022-12-27T09:19:00Z">
        <w:r w:rsidDel="00824D1A">
          <w:rPr>
            <w:rFonts w:ascii="宋体" w:eastAsia="宋体" w:hAnsi="宋体" w:cs="宋体" w:hint="eastAsia"/>
            <w:noProof/>
            <w:szCs w:val="20"/>
          </w:rPr>
          <w:delText>A.2 厂家编码表</w:delText>
        </w:r>
        <w:r w:rsidDel="00824D1A">
          <w:rPr>
            <w:rFonts w:ascii="宋体" w:eastAsia="宋体" w:hAnsi="宋体" w:cs="宋体" w:hint="eastAsia"/>
            <w:noProof/>
          </w:rPr>
          <w:tab/>
          <w:delText>24</w:delText>
        </w:r>
      </w:del>
    </w:p>
    <w:p w:rsidR="00B53BBB" w:rsidRDefault="00776686">
      <w:pPr>
        <w:pStyle w:val="10"/>
        <w:spacing w:before="78" w:after="78"/>
        <w:rPr>
          <w:rFonts w:ascii="Times New Roman"/>
        </w:rPr>
      </w:pPr>
      <w:r>
        <w:rPr>
          <w:rFonts w:ascii="Times New Roman"/>
        </w:rPr>
        <w:fldChar w:fldCharType="end"/>
      </w:r>
    </w:p>
    <w:p w:rsidR="00B53BBB" w:rsidRDefault="00776686">
      <w:pPr>
        <w:pStyle w:val="aff0"/>
        <w:rPr>
          <w:rFonts w:ascii="Times New Roman"/>
        </w:rPr>
      </w:pPr>
      <w:bookmarkStart w:id="198" w:name="_Toc123025211"/>
      <w:r>
        <w:rPr>
          <w:rFonts w:ascii="Times New Roman"/>
        </w:rPr>
        <w:lastRenderedPageBreak/>
        <w:t>前</w:t>
      </w:r>
      <w:bookmarkStart w:id="199" w:name="BKQY"/>
      <w:r>
        <w:rPr>
          <w:rFonts w:ascii="Times New Roman"/>
        </w:rPr>
        <w:t>  </w:t>
      </w:r>
      <w:r>
        <w:rPr>
          <w:rFonts w:ascii="Times New Roman"/>
        </w:rPr>
        <w:t>言</w:t>
      </w:r>
      <w:bookmarkEnd w:id="198"/>
      <w:bookmarkEnd w:id="199"/>
    </w:p>
    <w:p w:rsidR="00B53BBB" w:rsidRDefault="00776686">
      <w:pPr>
        <w:pStyle w:val="af5"/>
        <w:rPr>
          <w:rFonts w:hAnsi="宋体"/>
          <w:kern w:val="2"/>
          <w:szCs w:val="24"/>
        </w:rPr>
      </w:pPr>
      <w:r>
        <w:rPr>
          <w:rFonts w:hAnsi="宋体"/>
          <w:kern w:val="2"/>
          <w:szCs w:val="24"/>
        </w:rPr>
        <w:t>近年来，中国联通已经建设并使用了沃网络系统（又名：移动网业务保障系统），以对GSM、WCDMA和LTE移动通信网进行综合优化和维护管理。随着5G 网络的建设与发展，为了使数据采集更好地满足工程建设实施的需求，有必要增加中国联通沃网络数据采集技术规范。</w:t>
      </w:r>
    </w:p>
    <w:p w:rsidR="00B53BBB" w:rsidRDefault="00776686">
      <w:pPr>
        <w:pStyle w:val="af5"/>
        <w:rPr>
          <w:rFonts w:hAnsi="宋体"/>
          <w:kern w:val="2"/>
          <w:szCs w:val="24"/>
        </w:rPr>
      </w:pPr>
      <w:bookmarkStart w:id="200" w:name="_Toc174769056"/>
      <w:bookmarkStart w:id="201" w:name="_Toc173823777"/>
      <w:bookmarkStart w:id="202" w:name="_Toc174767699"/>
      <w:r>
        <w:rPr>
          <w:rFonts w:hAnsi="宋体"/>
          <w:kern w:val="2"/>
          <w:szCs w:val="24"/>
        </w:rPr>
        <w:t>本</w:t>
      </w:r>
      <w:r>
        <w:rPr>
          <w:rFonts w:hAnsi="宋体" w:hint="eastAsia"/>
          <w:kern w:val="2"/>
          <w:szCs w:val="24"/>
        </w:rPr>
        <w:t>标准</w:t>
      </w:r>
      <w:r>
        <w:rPr>
          <w:rFonts w:hAnsi="宋体"/>
          <w:kern w:val="2"/>
          <w:szCs w:val="24"/>
        </w:rPr>
        <w:t>旨在明确对</w:t>
      </w:r>
      <w:r>
        <w:rPr>
          <w:rFonts w:hAnsi="宋体" w:hint="eastAsia"/>
          <w:kern w:val="2"/>
          <w:szCs w:val="24"/>
        </w:rPr>
        <w:t>5G</w:t>
      </w:r>
      <w:r>
        <w:rPr>
          <w:rFonts w:hAnsi="宋体"/>
          <w:kern w:val="2"/>
          <w:szCs w:val="24"/>
        </w:rPr>
        <w:t xml:space="preserve"> </w:t>
      </w:r>
      <w:r>
        <w:rPr>
          <w:rFonts w:hAnsi="宋体" w:hint="eastAsia"/>
          <w:kern w:val="2"/>
          <w:szCs w:val="24"/>
        </w:rPr>
        <w:t>社会化基站设备无线网</w:t>
      </w:r>
      <w:r>
        <w:rPr>
          <w:rFonts w:hAnsi="宋体"/>
          <w:kern w:val="2"/>
          <w:szCs w:val="24"/>
        </w:rPr>
        <w:t>基础数据采集技术要求，</w:t>
      </w:r>
      <w:r>
        <w:rPr>
          <w:rFonts w:hAnsi="宋体" w:hint="eastAsia"/>
          <w:kern w:val="2"/>
          <w:szCs w:val="24"/>
        </w:rPr>
        <w:t>并为相</w:t>
      </w:r>
      <w:r>
        <w:rPr>
          <w:rFonts w:hAnsi="宋体"/>
          <w:kern w:val="2"/>
          <w:szCs w:val="24"/>
        </w:rPr>
        <w:t>关设备的集中采购提供技术参考。</w:t>
      </w:r>
      <w:bookmarkEnd w:id="200"/>
      <w:bookmarkEnd w:id="201"/>
      <w:bookmarkEnd w:id="202"/>
    </w:p>
    <w:p w:rsidR="00B53BBB" w:rsidRDefault="00B53BBB">
      <w:pPr>
        <w:ind w:firstLineChars="200" w:firstLine="420"/>
      </w:pPr>
    </w:p>
    <w:p w:rsidR="00B53BBB" w:rsidRDefault="00B53BBB"/>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B53BBB">
      <w:pPr>
        <w:ind w:firstLineChars="200" w:firstLine="420"/>
      </w:pPr>
    </w:p>
    <w:p w:rsidR="00B53BBB" w:rsidRDefault="00776686">
      <w:pPr>
        <w:pStyle w:val="af5"/>
        <w:rPr>
          <w:rFonts w:hAnsi="宋体"/>
          <w:kern w:val="2"/>
          <w:szCs w:val="24"/>
        </w:rPr>
      </w:pPr>
      <w:r>
        <w:rPr>
          <w:rFonts w:hAnsi="宋体" w:hint="eastAsia"/>
          <w:kern w:val="2"/>
          <w:szCs w:val="24"/>
        </w:rPr>
        <w:t>本标准由中国联通公司网络部提出。</w:t>
      </w:r>
    </w:p>
    <w:p w:rsidR="00B53BBB" w:rsidRDefault="00776686">
      <w:pPr>
        <w:pStyle w:val="af5"/>
        <w:rPr>
          <w:rFonts w:hAnsi="宋体"/>
          <w:kern w:val="2"/>
          <w:szCs w:val="24"/>
        </w:rPr>
      </w:pPr>
      <w:r>
        <w:rPr>
          <w:rFonts w:hAnsi="宋体" w:hint="eastAsia"/>
          <w:kern w:val="2"/>
          <w:szCs w:val="24"/>
        </w:rPr>
        <w:t>本标准由中国联通公司科技创新部归口。</w:t>
      </w:r>
    </w:p>
    <w:p w:rsidR="00B53BBB" w:rsidRDefault="00776686">
      <w:pPr>
        <w:pStyle w:val="af5"/>
        <w:rPr>
          <w:rFonts w:hAnsi="宋体"/>
          <w:kern w:val="2"/>
          <w:szCs w:val="24"/>
        </w:rPr>
      </w:pPr>
      <w:r>
        <w:rPr>
          <w:rFonts w:hAnsi="宋体" w:hint="eastAsia"/>
          <w:kern w:val="2"/>
          <w:szCs w:val="24"/>
        </w:rPr>
        <w:t>本标准主要起草单位：中国联通研究院、中国联通公司网络部、中国联通云网中心、中国联通5G共建共享工作组、中国联通公司科技创新部。</w:t>
      </w:r>
    </w:p>
    <w:p w:rsidR="00B53BBB" w:rsidRDefault="00776686">
      <w:pPr>
        <w:pStyle w:val="af5"/>
        <w:rPr>
          <w:rFonts w:hAnsi="宋体"/>
          <w:kern w:val="2"/>
          <w:szCs w:val="24"/>
        </w:rPr>
      </w:pPr>
      <w:r>
        <w:rPr>
          <w:rFonts w:hAnsi="宋体" w:hint="eastAsia"/>
          <w:kern w:val="2"/>
          <w:szCs w:val="24"/>
        </w:rPr>
        <w:t>本标准主要起草人：王东洋、张涛、李德屹、郭希蕊、李福昌、范斌、商冶、王权、范天伟、赵占强、詹伟、杨定楚。</w:t>
      </w:r>
    </w:p>
    <w:p w:rsidR="00B53BBB" w:rsidRDefault="00776686">
      <w:pPr>
        <w:pStyle w:val="af5"/>
        <w:rPr>
          <w:rFonts w:hAnsi="宋体"/>
          <w:kern w:val="2"/>
          <w:szCs w:val="24"/>
        </w:rPr>
        <w:sectPr w:rsidR="00B53BBB">
          <w:headerReference w:type="default" r:id="rId10"/>
          <w:footerReference w:type="default" r:id="rId11"/>
          <w:pgSz w:w="11906" w:h="16838"/>
          <w:pgMar w:top="567" w:right="1134" w:bottom="1134" w:left="1418" w:header="565" w:footer="1134" w:gutter="0"/>
          <w:pgNumType w:fmt="upperRoman" w:start="1"/>
          <w:cols w:space="425"/>
          <w:formProt w:val="0"/>
          <w:docGrid w:type="lines" w:linePitch="312"/>
        </w:sectPr>
      </w:pPr>
      <w:r>
        <w:rPr>
          <w:rFonts w:hAnsi="宋体" w:hint="eastAsia"/>
          <w:kern w:val="2"/>
          <w:szCs w:val="24"/>
        </w:rPr>
        <w:t>本标准的修改和解释权属中国联通公司</w:t>
      </w:r>
      <w:r>
        <w:rPr>
          <w:rFonts w:hAnsi="宋体"/>
          <w:kern w:val="2"/>
          <w:szCs w:val="24"/>
        </w:rPr>
        <w:t>。</w:t>
      </w:r>
    </w:p>
    <w:p w:rsidR="00B53BBB" w:rsidRDefault="00776686">
      <w:pPr>
        <w:pStyle w:val="a"/>
        <w:spacing w:before="312" w:after="312"/>
        <w:rPr>
          <w:rFonts w:ascii="Times New Roman"/>
        </w:rPr>
      </w:pPr>
      <w:bookmarkStart w:id="203" w:name="_Toc302982248"/>
      <w:bookmarkStart w:id="204" w:name="_Toc470871173"/>
      <w:bookmarkStart w:id="205" w:name="_Toc123025212"/>
      <w:r>
        <w:rPr>
          <w:rFonts w:ascii="Times New Roman"/>
        </w:rPr>
        <w:lastRenderedPageBreak/>
        <w:t>范围</w:t>
      </w:r>
      <w:bookmarkEnd w:id="203"/>
      <w:bookmarkEnd w:id="204"/>
      <w:bookmarkEnd w:id="205"/>
    </w:p>
    <w:p w:rsidR="00B53BBB" w:rsidRDefault="00776686">
      <w:pPr>
        <w:pStyle w:val="af5"/>
        <w:rPr>
          <w:rFonts w:hAnsi="宋体"/>
          <w:kern w:val="2"/>
          <w:szCs w:val="24"/>
        </w:rPr>
      </w:pPr>
      <w:r>
        <w:rPr>
          <w:rFonts w:hAnsi="宋体"/>
          <w:kern w:val="2"/>
          <w:szCs w:val="24"/>
        </w:rPr>
        <w:t>本标准主要规定了5G网络的无线网相关的基础数据。基础数据包括了各网元的基础配置信息、网元间的关联关系、网络场景信息及网络管理相关的数据。各类基础数据的定义包括基础数据的名称、解释、格式和采集方式及数据间关联关系等。</w:t>
      </w:r>
    </w:p>
    <w:p w:rsidR="00B53BBB" w:rsidRDefault="00776686">
      <w:pPr>
        <w:pStyle w:val="af5"/>
        <w:rPr>
          <w:rFonts w:hAnsi="宋体"/>
          <w:kern w:val="2"/>
          <w:szCs w:val="24"/>
        </w:rPr>
      </w:pPr>
      <w:r>
        <w:rPr>
          <w:rFonts w:hAnsi="宋体"/>
          <w:kern w:val="2"/>
          <w:szCs w:val="24"/>
        </w:rPr>
        <w:t>本规范适用于指导中国联通沃网络可提供的基础数据采集功能，保证基础数据的合理采集与应用。</w:t>
      </w:r>
    </w:p>
    <w:p w:rsidR="00B53BBB" w:rsidRDefault="00776686">
      <w:pPr>
        <w:pStyle w:val="a"/>
        <w:spacing w:before="312" w:after="312"/>
        <w:rPr>
          <w:rFonts w:ascii="Times New Roman"/>
        </w:rPr>
      </w:pPr>
      <w:bookmarkStart w:id="206" w:name="_Toc470871174"/>
      <w:bookmarkStart w:id="207" w:name="_Toc302982249"/>
      <w:bookmarkStart w:id="208" w:name="_Toc123025213"/>
      <w:r>
        <w:rPr>
          <w:rFonts w:ascii="Times New Roman"/>
        </w:rPr>
        <w:t>规范性引用文件</w:t>
      </w:r>
      <w:bookmarkEnd w:id="206"/>
      <w:bookmarkEnd w:id="207"/>
      <w:bookmarkEnd w:id="208"/>
    </w:p>
    <w:p w:rsidR="00B53BBB" w:rsidRDefault="00776686">
      <w:pPr>
        <w:pStyle w:val="af5"/>
        <w:rPr>
          <w:rFonts w:hAnsi="宋体"/>
          <w:kern w:val="2"/>
          <w:szCs w:val="24"/>
        </w:rPr>
      </w:pPr>
      <w:r>
        <w:rPr>
          <w:rFonts w:hAnsi="宋体"/>
          <w:kern w:val="2"/>
          <w:szCs w:val="24"/>
        </w:rPr>
        <w:t>下列文件对于本文件的应用是必不可少的。凡是注日期的引用文件，仅注日期的版本适用于本文件。凡是不注日期的引用文件，其最新版本（包括所有的修改单）适用于本文件。</w:t>
      </w:r>
    </w:p>
    <w:p w:rsidR="00B53BBB" w:rsidRDefault="00776686">
      <w:pPr>
        <w:pStyle w:val="af5"/>
        <w:rPr>
          <w:rFonts w:hAnsi="宋体"/>
          <w:kern w:val="2"/>
          <w:szCs w:val="24"/>
        </w:rPr>
      </w:pPr>
      <w:bookmarkStart w:id="209" w:name="_Toc302982250"/>
      <w:bookmarkEnd w:id="209"/>
      <w:r>
        <w:rPr>
          <w:rFonts w:hAnsi="宋体"/>
          <w:kern w:val="2"/>
          <w:szCs w:val="24"/>
        </w:rPr>
        <w:t>中国联通沃网络数据采集技术规范 第2部分 无线网基础数据采集要求规范 v2.0</w:t>
      </w:r>
    </w:p>
    <w:p w:rsidR="00B53BBB" w:rsidRDefault="00776686">
      <w:pPr>
        <w:pStyle w:val="af5"/>
        <w:rPr>
          <w:rFonts w:hAnsi="宋体"/>
          <w:kern w:val="2"/>
          <w:szCs w:val="24"/>
        </w:rPr>
      </w:pPr>
      <w:r>
        <w:rPr>
          <w:rFonts w:hAnsi="宋体"/>
          <w:kern w:val="2"/>
          <w:szCs w:val="24"/>
        </w:rPr>
        <w:t>中国联通沃网络数据采集技术规范 第8部分 无线网络场</w:t>
      </w:r>
      <w:bookmarkStart w:id="210" w:name="_GoBack"/>
      <w:bookmarkEnd w:id="210"/>
      <w:r>
        <w:rPr>
          <w:rFonts w:hAnsi="宋体"/>
          <w:kern w:val="2"/>
          <w:szCs w:val="24"/>
        </w:rPr>
        <w:t>景规范 v2.0</w:t>
      </w:r>
    </w:p>
    <w:p w:rsidR="00776686" w:rsidRDefault="00776686" w:rsidP="00776686">
      <w:pPr>
        <w:pStyle w:val="af5"/>
        <w:rPr>
          <w:rFonts w:hAnsi="宋体"/>
          <w:kern w:val="2"/>
          <w:szCs w:val="24"/>
        </w:rPr>
      </w:pPr>
      <w:del w:id="211" w:author="tangjinkun" w:date="2022-12-27T10:14:00Z">
        <w:r w:rsidDel="00A77280">
          <w:rPr>
            <w:rFonts w:hAnsi="宋体"/>
            <w:kern w:val="2"/>
            <w:szCs w:val="24"/>
          </w:rPr>
          <w:delText>QB/CU XXX-20</w:delText>
        </w:r>
        <w:r w:rsidDel="00A77280">
          <w:rPr>
            <w:rFonts w:hAnsi="宋体" w:hint="eastAsia"/>
            <w:kern w:val="2"/>
            <w:szCs w:val="24"/>
          </w:rPr>
          <w:delText xml:space="preserve">XX </w:delText>
        </w:r>
      </w:del>
      <w:r>
        <w:rPr>
          <w:rFonts w:hAnsi="宋体" w:hint="eastAsia"/>
          <w:kern w:val="2"/>
          <w:szCs w:val="24"/>
        </w:rPr>
        <w:t>中国联通</w:t>
      </w:r>
      <w:ins w:id="212" w:author="tangjinkun" w:date="2022-12-27T10:14:00Z">
        <w:r w:rsidR="00A77280">
          <w:rPr>
            <w:rFonts w:hAnsi="宋体" w:hint="eastAsia"/>
            <w:kern w:val="2"/>
            <w:szCs w:val="24"/>
          </w:rPr>
          <w:t>OSS域</w:t>
        </w:r>
      </w:ins>
      <w:r>
        <w:rPr>
          <w:rFonts w:hAnsi="宋体" w:hint="eastAsia"/>
          <w:kern w:val="2"/>
          <w:szCs w:val="24"/>
        </w:rPr>
        <w:t>统一采集与指令适配平台</w:t>
      </w:r>
      <w:del w:id="213" w:author="tangjinkun" w:date="2022-12-27T10:14:00Z">
        <w:r w:rsidDel="00A77280">
          <w:rPr>
            <w:rFonts w:hAnsi="宋体" w:hint="eastAsia"/>
            <w:kern w:val="2"/>
            <w:szCs w:val="24"/>
          </w:rPr>
          <w:delText>接口</w:delText>
        </w:r>
      </w:del>
      <w:ins w:id="214" w:author="tangjinkun" w:date="2022-12-27T10:14:00Z">
        <w:r w:rsidR="00A77280">
          <w:rPr>
            <w:rFonts w:hAnsi="宋体" w:hint="eastAsia"/>
            <w:kern w:val="2"/>
            <w:szCs w:val="24"/>
          </w:rPr>
          <w:t>技术</w:t>
        </w:r>
      </w:ins>
      <w:r>
        <w:rPr>
          <w:rFonts w:hAnsi="宋体" w:hint="eastAsia"/>
          <w:kern w:val="2"/>
          <w:szCs w:val="24"/>
        </w:rPr>
        <w:t>规范</w:t>
      </w:r>
      <w:ins w:id="215" w:author="tangjinkun" w:date="2022-12-27T10:14:00Z">
        <w:r w:rsidR="00A77280">
          <w:rPr>
            <w:rFonts w:hAnsi="宋体" w:hint="eastAsia"/>
            <w:kern w:val="2"/>
            <w:szCs w:val="24"/>
          </w:rPr>
          <w:t>V2.0</w:t>
        </w:r>
      </w:ins>
    </w:p>
    <w:p w:rsidR="00776686" w:rsidRPr="00776686" w:rsidRDefault="00776686">
      <w:pPr>
        <w:pStyle w:val="af5"/>
        <w:rPr>
          <w:rFonts w:hAnsi="宋体"/>
          <w:kern w:val="2"/>
          <w:szCs w:val="24"/>
        </w:rPr>
      </w:pPr>
    </w:p>
    <w:p w:rsidR="00B53BBB" w:rsidRDefault="00776686">
      <w:pPr>
        <w:pStyle w:val="a"/>
        <w:spacing w:before="312" w:after="312"/>
        <w:rPr>
          <w:rFonts w:ascii="Times New Roman"/>
        </w:rPr>
      </w:pPr>
      <w:bookmarkStart w:id="216" w:name="_Toc123025214"/>
      <w:bookmarkStart w:id="217" w:name="_Toc470871175"/>
      <w:r>
        <w:rPr>
          <w:rFonts w:ascii="Times New Roman"/>
        </w:rPr>
        <w:t>术语、定义和缩略语</w:t>
      </w:r>
      <w:bookmarkEnd w:id="216"/>
    </w:p>
    <w:p w:rsidR="00B53BBB" w:rsidRDefault="00776686">
      <w:pPr>
        <w:pStyle w:val="a0"/>
        <w:spacing w:before="156" w:after="156"/>
        <w:rPr>
          <w:rFonts w:ascii="Times New Roman"/>
        </w:rPr>
      </w:pPr>
      <w:bookmarkStart w:id="218" w:name="_Toc123025215"/>
      <w:r>
        <w:rPr>
          <w:rFonts w:ascii="Times New Roman"/>
        </w:rPr>
        <w:t>术语</w:t>
      </w:r>
      <w:bookmarkEnd w:id="218"/>
    </w:p>
    <w:p w:rsidR="00B53BBB" w:rsidRDefault="00776686">
      <w:pPr>
        <w:pStyle w:val="a1"/>
        <w:spacing w:before="156" w:after="156"/>
        <w:rPr>
          <w:rFonts w:ascii="Times New Roman"/>
        </w:rPr>
      </w:pPr>
      <w:bookmarkStart w:id="219" w:name="_Toc3188237"/>
      <w:bookmarkStart w:id="220" w:name="_Toc123025216"/>
      <w:r>
        <w:rPr>
          <w:rFonts w:ascii="Times New Roman"/>
        </w:rPr>
        <w:t>gNB</w:t>
      </w:r>
      <w:bookmarkEnd w:id="219"/>
      <w:bookmarkEnd w:id="220"/>
    </w:p>
    <w:p w:rsidR="00B53BBB" w:rsidRDefault="00776686">
      <w:pPr>
        <w:pStyle w:val="af5"/>
        <w:rPr>
          <w:rFonts w:hAnsi="宋体"/>
          <w:kern w:val="2"/>
          <w:szCs w:val="24"/>
        </w:rPr>
      </w:pPr>
      <w:r>
        <w:rPr>
          <w:rFonts w:hAnsi="宋体"/>
          <w:kern w:val="2"/>
          <w:szCs w:val="24"/>
        </w:rPr>
        <w:t>向UE提供NR用户面和控制面协议终点的节点，通过NG接口与5GC相连接。</w:t>
      </w:r>
    </w:p>
    <w:p w:rsidR="00B53BBB" w:rsidRDefault="00B53BBB">
      <w:pPr>
        <w:pStyle w:val="af5"/>
        <w:rPr>
          <w:rFonts w:ascii="Times New Roman"/>
        </w:rPr>
      </w:pPr>
    </w:p>
    <w:p w:rsidR="00B53BBB" w:rsidRDefault="00776686">
      <w:pPr>
        <w:pStyle w:val="a0"/>
        <w:spacing w:before="156" w:after="156"/>
        <w:rPr>
          <w:rFonts w:ascii="Times New Roman"/>
        </w:rPr>
      </w:pPr>
      <w:bookmarkStart w:id="221" w:name="_Toc123025217"/>
      <w:r>
        <w:rPr>
          <w:rFonts w:ascii="Times New Roman"/>
        </w:rPr>
        <w:t>缩略语</w:t>
      </w:r>
      <w:bookmarkEnd w:id="217"/>
      <w:bookmarkEnd w:id="221"/>
    </w:p>
    <w:tbl>
      <w:tblPr>
        <w:tblW w:w="8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4678"/>
        <w:gridCol w:w="2285"/>
      </w:tblGrid>
      <w:tr w:rsidR="00B53BBB">
        <w:trPr>
          <w:jc w:val="center"/>
        </w:trPr>
        <w:tc>
          <w:tcPr>
            <w:tcW w:w="1389" w:type="dxa"/>
            <w:vAlign w:val="center"/>
          </w:tcPr>
          <w:p w:rsidR="00B53BBB" w:rsidRDefault="00776686">
            <w:pPr>
              <w:pStyle w:val="af5"/>
              <w:ind w:firstLineChars="0" w:firstLine="0"/>
              <w:jc w:val="center"/>
              <w:rPr>
                <w:rFonts w:ascii="Times New Roman" w:eastAsiaTheme="minorEastAsia"/>
                <w:b/>
                <w:bCs/>
                <w:szCs w:val="21"/>
              </w:rPr>
            </w:pPr>
            <w:r>
              <w:rPr>
                <w:rFonts w:ascii="Times New Roman" w:eastAsiaTheme="minorEastAsia"/>
                <w:b/>
                <w:bCs/>
                <w:szCs w:val="21"/>
              </w:rPr>
              <w:t>缩略语</w:t>
            </w:r>
          </w:p>
        </w:tc>
        <w:tc>
          <w:tcPr>
            <w:tcW w:w="4678" w:type="dxa"/>
            <w:vAlign w:val="center"/>
          </w:tcPr>
          <w:p w:rsidR="00B53BBB" w:rsidRDefault="00776686">
            <w:pPr>
              <w:pStyle w:val="af5"/>
              <w:ind w:firstLineChars="0" w:firstLine="0"/>
              <w:jc w:val="center"/>
              <w:rPr>
                <w:rFonts w:ascii="Times New Roman" w:eastAsiaTheme="minorEastAsia"/>
                <w:b/>
                <w:bCs/>
                <w:szCs w:val="21"/>
              </w:rPr>
            </w:pPr>
            <w:r>
              <w:rPr>
                <w:rFonts w:ascii="Times New Roman" w:eastAsiaTheme="minorEastAsia"/>
                <w:b/>
                <w:bCs/>
                <w:szCs w:val="21"/>
              </w:rPr>
              <w:t>英文</w:t>
            </w:r>
          </w:p>
        </w:tc>
        <w:tc>
          <w:tcPr>
            <w:tcW w:w="2285" w:type="dxa"/>
            <w:vAlign w:val="center"/>
          </w:tcPr>
          <w:p w:rsidR="00B53BBB" w:rsidRDefault="00776686">
            <w:pPr>
              <w:pStyle w:val="af5"/>
              <w:ind w:firstLineChars="0" w:firstLine="0"/>
              <w:jc w:val="center"/>
              <w:rPr>
                <w:rFonts w:ascii="Times New Roman" w:eastAsiaTheme="minorEastAsia"/>
                <w:b/>
                <w:bCs/>
                <w:szCs w:val="21"/>
              </w:rPr>
            </w:pPr>
            <w:r>
              <w:rPr>
                <w:rFonts w:ascii="Times New Roman" w:eastAsiaTheme="minorEastAsia"/>
                <w:b/>
                <w:bCs/>
                <w:szCs w:val="21"/>
              </w:rPr>
              <w:t>中文</w:t>
            </w:r>
          </w:p>
        </w:tc>
      </w:tr>
      <w:tr w:rsidR="00B53BBB">
        <w:trPr>
          <w:jc w:val="center"/>
        </w:trPr>
        <w:tc>
          <w:tcPr>
            <w:tcW w:w="1389" w:type="dxa"/>
            <w:vAlign w:val="center"/>
          </w:tcPr>
          <w:p w:rsidR="00B53BBB" w:rsidRDefault="00776686">
            <w:pPr>
              <w:spacing w:before="60"/>
              <w:jc w:val="center"/>
              <w:rPr>
                <w:rFonts w:eastAsiaTheme="minorEastAsia"/>
                <w:szCs w:val="21"/>
              </w:rPr>
            </w:pPr>
            <w:r>
              <w:rPr>
                <w:rFonts w:eastAsiaTheme="minorEastAsia"/>
                <w:szCs w:val="21"/>
              </w:rPr>
              <w:t>5GC</w:t>
            </w:r>
          </w:p>
        </w:tc>
        <w:tc>
          <w:tcPr>
            <w:tcW w:w="4678" w:type="dxa"/>
            <w:vAlign w:val="center"/>
          </w:tcPr>
          <w:p w:rsidR="00B53BBB" w:rsidRDefault="00776686">
            <w:pPr>
              <w:spacing w:before="60"/>
              <w:jc w:val="center"/>
              <w:rPr>
                <w:rFonts w:eastAsiaTheme="minorEastAsia"/>
                <w:szCs w:val="21"/>
              </w:rPr>
            </w:pPr>
            <w:r>
              <w:rPr>
                <w:rFonts w:eastAsiaTheme="minorEastAsia"/>
                <w:szCs w:val="21"/>
              </w:rPr>
              <w:t>5G Core Network</w:t>
            </w:r>
          </w:p>
        </w:tc>
        <w:tc>
          <w:tcPr>
            <w:tcW w:w="2285" w:type="dxa"/>
            <w:vAlign w:val="center"/>
          </w:tcPr>
          <w:p w:rsidR="00B53BBB" w:rsidRDefault="00776686">
            <w:pPr>
              <w:spacing w:before="60"/>
              <w:jc w:val="center"/>
              <w:rPr>
                <w:rFonts w:eastAsiaTheme="minorEastAsia"/>
                <w:szCs w:val="21"/>
              </w:rPr>
            </w:pPr>
            <w:r>
              <w:rPr>
                <w:rFonts w:eastAsiaTheme="minorEastAsia"/>
                <w:szCs w:val="21"/>
              </w:rPr>
              <w:t>5G</w:t>
            </w:r>
            <w:r>
              <w:rPr>
                <w:rFonts w:eastAsiaTheme="minorEastAsia"/>
                <w:szCs w:val="21"/>
              </w:rPr>
              <w:t>核心网</w:t>
            </w:r>
          </w:p>
        </w:tc>
      </w:tr>
      <w:tr w:rsidR="00B53BBB">
        <w:trPr>
          <w:trHeight w:val="306"/>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AAU</w:t>
            </w:r>
          </w:p>
        </w:tc>
        <w:tc>
          <w:tcPr>
            <w:tcW w:w="4678"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Active Antenna Unit</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有源天线单元</w:t>
            </w:r>
          </w:p>
        </w:tc>
      </w:tr>
      <w:tr w:rsidR="00B53BBB">
        <w:trPr>
          <w:trHeight w:val="306"/>
          <w:jc w:val="center"/>
        </w:trPr>
        <w:tc>
          <w:tcPr>
            <w:tcW w:w="1389" w:type="dxa"/>
          </w:tcPr>
          <w:p w:rsidR="00B53BBB" w:rsidRDefault="00776686">
            <w:pPr>
              <w:pStyle w:val="aff6"/>
              <w:rPr>
                <w:rFonts w:ascii="Times New Roman" w:hAnsi="Times New Roman" w:cs="Times New Roman"/>
                <w:sz w:val="21"/>
                <w:szCs w:val="21"/>
              </w:rPr>
            </w:pPr>
            <w:r>
              <w:rPr>
                <w:rFonts w:ascii="Times New Roman" w:hAnsi="Times New Roman" w:cs="Times New Roman"/>
                <w:sz w:val="21"/>
                <w:szCs w:val="21"/>
              </w:rPr>
              <w:t>Bwp</w:t>
            </w:r>
          </w:p>
        </w:tc>
        <w:tc>
          <w:tcPr>
            <w:tcW w:w="4678" w:type="dxa"/>
            <w:vAlign w:val="center"/>
          </w:tcPr>
          <w:p w:rsidR="00B53BBB" w:rsidRDefault="00776686">
            <w:pPr>
              <w:pStyle w:val="aff6"/>
              <w:rPr>
                <w:rFonts w:ascii="Times New Roman" w:hAnsi="Times New Roman" w:cs="Times New Roman"/>
                <w:sz w:val="21"/>
                <w:szCs w:val="21"/>
              </w:rPr>
            </w:pPr>
            <w:r>
              <w:rPr>
                <w:rFonts w:ascii="Times New Roman" w:hAnsi="Times New Roman" w:cs="Times New Roman"/>
                <w:sz w:val="21"/>
                <w:szCs w:val="21"/>
              </w:rPr>
              <w:t>Bandwidth part</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带宽部分</w:t>
            </w:r>
          </w:p>
        </w:tc>
      </w:tr>
      <w:tr w:rsidR="00B53BBB">
        <w:trPr>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CU</w:t>
            </w:r>
          </w:p>
        </w:tc>
        <w:tc>
          <w:tcPr>
            <w:tcW w:w="4678" w:type="dxa"/>
            <w:vAlign w:val="center"/>
          </w:tcPr>
          <w:p w:rsidR="00B53BBB" w:rsidRDefault="00776686">
            <w:pPr>
              <w:jc w:val="center"/>
            </w:pPr>
            <w:r>
              <w:t>Centralized Unit</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集中单元</w:t>
            </w:r>
          </w:p>
        </w:tc>
      </w:tr>
      <w:tr w:rsidR="00B53BBB">
        <w:trPr>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DU</w:t>
            </w:r>
          </w:p>
        </w:tc>
        <w:tc>
          <w:tcPr>
            <w:tcW w:w="4678"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Distribute Unit</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分布单元</w:t>
            </w:r>
          </w:p>
        </w:tc>
      </w:tr>
      <w:tr w:rsidR="00B53BBB">
        <w:trPr>
          <w:jc w:val="center"/>
        </w:trPr>
        <w:tc>
          <w:tcPr>
            <w:tcW w:w="1389" w:type="dxa"/>
            <w:vAlign w:val="center"/>
          </w:tcPr>
          <w:p w:rsidR="00B53BBB" w:rsidRDefault="00776686">
            <w:pPr>
              <w:pStyle w:val="aff6"/>
              <w:rPr>
                <w:rFonts w:ascii="Times New Roman" w:hAnsi="Times New Roman" w:cs="Times New Roman"/>
                <w:sz w:val="21"/>
                <w:szCs w:val="21"/>
              </w:rPr>
            </w:pPr>
            <w:r>
              <w:rPr>
                <w:rFonts w:ascii="Times New Roman" w:hAnsi="Times New Roman" w:cs="Times New Roman"/>
                <w:sz w:val="21"/>
                <w:szCs w:val="21"/>
              </w:rPr>
              <w:t>DN</w:t>
            </w:r>
          </w:p>
        </w:tc>
        <w:tc>
          <w:tcPr>
            <w:tcW w:w="4678" w:type="dxa"/>
            <w:vAlign w:val="center"/>
          </w:tcPr>
          <w:p w:rsidR="00B53BBB" w:rsidRDefault="00776686">
            <w:pPr>
              <w:pStyle w:val="aff6"/>
              <w:rPr>
                <w:rFonts w:ascii="Times New Roman" w:hAnsi="Times New Roman" w:cs="Times New Roman"/>
                <w:sz w:val="21"/>
                <w:szCs w:val="21"/>
              </w:rPr>
            </w:pPr>
            <w:r>
              <w:rPr>
                <w:rFonts w:ascii="Times New Roman" w:hAnsi="Times New Roman" w:cs="Times New Roman"/>
                <w:sz w:val="21"/>
                <w:szCs w:val="21"/>
              </w:rPr>
              <w:t>Distinguished Name</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可识别名</w:t>
            </w:r>
          </w:p>
        </w:tc>
      </w:tr>
      <w:tr w:rsidR="00B53BBB">
        <w:trPr>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gNB</w:t>
            </w:r>
          </w:p>
        </w:tc>
        <w:tc>
          <w:tcPr>
            <w:tcW w:w="4678"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nextGenerationNodeB</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color w:val="333333"/>
                <w:szCs w:val="21"/>
              </w:rPr>
              <w:t>5G</w:t>
            </w:r>
            <w:r>
              <w:rPr>
                <w:rFonts w:eastAsiaTheme="minorEastAsia"/>
                <w:color w:val="333333"/>
                <w:szCs w:val="21"/>
              </w:rPr>
              <w:t>基站</w:t>
            </w:r>
          </w:p>
        </w:tc>
      </w:tr>
      <w:tr w:rsidR="00B53BBB">
        <w:trPr>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ng-eNB</w:t>
            </w:r>
          </w:p>
        </w:tc>
        <w:tc>
          <w:tcPr>
            <w:tcW w:w="4678"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next generation Evolved Node B</w:t>
            </w:r>
          </w:p>
        </w:tc>
        <w:tc>
          <w:tcPr>
            <w:tcW w:w="2285" w:type="dxa"/>
            <w:vAlign w:val="center"/>
          </w:tcPr>
          <w:p w:rsidR="00B53BBB" w:rsidRDefault="00776686">
            <w:pPr>
              <w:spacing w:before="100" w:beforeAutospacing="1" w:after="100" w:afterAutospacing="1" w:line="100" w:lineRule="atLeast"/>
              <w:jc w:val="center"/>
              <w:rPr>
                <w:rFonts w:eastAsiaTheme="minorEastAsia"/>
                <w:color w:val="333333"/>
                <w:szCs w:val="21"/>
              </w:rPr>
            </w:pPr>
            <w:r>
              <w:rPr>
                <w:rFonts w:eastAsiaTheme="minorEastAsia"/>
                <w:color w:val="333333"/>
                <w:szCs w:val="21"/>
              </w:rPr>
              <w:t>演进的</w:t>
            </w:r>
            <w:r>
              <w:rPr>
                <w:rFonts w:eastAsiaTheme="minorEastAsia"/>
                <w:color w:val="333333"/>
                <w:szCs w:val="21"/>
              </w:rPr>
              <w:t>eNB</w:t>
            </w:r>
          </w:p>
        </w:tc>
      </w:tr>
      <w:tr w:rsidR="00B53BBB">
        <w:trPr>
          <w:jc w:val="center"/>
        </w:trPr>
        <w:tc>
          <w:tcPr>
            <w:tcW w:w="1389"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NG-RAN</w:t>
            </w:r>
          </w:p>
        </w:tc>
        <w:tc>
          <w:tcPr>
            <w:tcW w:w="4678"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Next Generation Radio Access Networks</w:t>
            </w:r>
          </w:p>
        </w:tc>
        <w:tc>
          <w:tcPr>
            <w:tcW w:w="2285" w:type="dxa"/>
            <w:vAlign w:val="center"/>
          </w:tcPr>
          <w:p w:rsidR="00B53BBB" w:rsidRDefault="00776686">
            <w:pPr>
              <w:spacing w:before="100" w:beforeAutospacing="1" w:after="100" w:afterAutospacing="1" w:line="100" w:lineRule="atLeast"/>
              <w:jc w:val="center"/>
              <w:rPr>
                <w:rFonts w:eastAsiaTheme="minorEastAsia"/>
                <w:szCs w:val="21"/>
              </w:rPr>
            </w:pPr>
            <w:r>
              <w:rPr>
                <w:rFonts w:eastAsiaTheme="minorEastAsia"/>
                <w:szCs w:val="21"/>
              </w:rPr>
              <w:t>5G</w:t>
            </w:r>
            <w:r>
              <w:rPr>
                <w:rFonts w:eastAsiaTheme="minorEastAsia"/>
                <w:szCs w:val="21"/>
              </w:rPr>
              <w:t>无线接入网</w:t>
            </w:r>
          </w:p>
        </w:tc>
      </w:tr>
    </w:tbl>
    <w:p w:rsidR="00B53BBB" w:rsidRDefault="00776686">
      <w:pPr>
        <w:pStyle w:val="a"/>
        <w:spacing w:before="312" w:after="312"/>
        <w:rPr>
          <w:rFonts w:ascii="Times New Roman"/>
          <w:color w:val="000000"/>
        </w:rPr>
      </w:pPr>
      <w:bookmarkStart w:id="222" w:name="_Toc470871176"/>
      <w:bookmarkStart w:id="223" w:name="_Toc406595420"/>
      <w:bookmarkStart w:id="224" w:name="_Toc424838828"/>
      <w:bookmarkStart w:id="225" w:name="_Toc123025218"/>
      <w:r>
        <w:rPr>
          <w:rFonts w:ascii="Times New Roman"/>
          <w:color w:val="000000"/>
        </w:rPr>
        <w:t>规范说明</w:t>
      </w:r>
      <w:bookmarkEnd w:id="222"/>
      <w:bookmarkEnd w:id="223"/>
      <w:bookmarkEnd w:id="224"/>
      <w:bookmarkEnd w:id="225"/>
    </w:p>
    <w:p w:rsidR="00B53BBB" w:rsidRDefault="00776686">
      <w:pPr>
        <w:pStyle w:val="a0"/>
        <w:spacing w:before="156" w:after="156"/>
        <w:rPr>
          <w:rFonts w:ascii="Times New Roman"/>
        </w:rPr>
      </w:pPr>
      <w:bookmarkStart w:id="226" w:name="_Toc470871177"/>
      <w:bookmarkStart w:id="227" w:name="_Toc424838829"/>
      <w:bookmarkStart w:id="228" w:name="_Toc123025219"/>
      <w:r>
        <w:rPr>
          <w:rFonts w:ascii="Times New Roman"/>
        </w:rPr>
        <w:t>概述</w:t>
      </w:r>
      <w:bookmarkEnd w:id="226"/>
      <w:bookmarkEnd w:id="227"/>
      <w:bookmarkEnd w:id="228"/>
    </w:p>
    <w:p w:rsidR="00B53BBB" w:rsidRDefault="00776686">
      <w:pPr>
        <w:pStyle w:val="af5"/>
        <w:rPr>
          <w:rFonts w:hAnsi="宋体"/>
          <w:kern w:val="2"/>
          <w:szCs w:val="24"/>
        </w:rPr>
      </w:pPr>
      <w:r>
        <w:rPr>
          <w:rFonts w:hAnsi="宋体"/>
          <w:kern w:val="2"/>
          <w:szCs w:val="24"/>
        </w:rPr>
        <w:lastRenderedPageBreak/>
        <w:t>本规范定义了5G无线网络中原始的、重要的基础数据，其他可以通过汇总等方式计算获取的数据不在规范定义范围内。对于其他需要管理的基础数据字段或基础数据类型，省分公司可以自行添加。</w:t>
      </w:r>
    </w:p>
    <w:p w:rsidR="00B53BBB" w:rsidRDefault="00776686">
      <w:pPr>
        <w:pStyle w:val="a0"/>
        <w:spacing w:before="156" w:after="156"/>
        <w:rPr>
          <w:rFonts w:ascii="Times New Roman"/>
          <w:color w:val="000000"/>
          <w:szCs w:val="20"/>
        </w:rPr>
      </w:pPr>
      <w:bookmarkStart w:id="229" w:name="_Toc470871178"/>
      <w:bookmarkStart w:id="230" w:name="_Toc424838830"/>
      <w:bookmarkStart w:id="231" w:name="_Toc406595422"/>
      <w:bookmarkStart w:id="232" w:name="_Toc123025220"/>
      <w:r>
        <w:rPr>
          <w:rFonts w:ascii="Times New Roman"/>
          <w:color w:val="000000"/>
          <w:szCs w:val="20"/>
        </w:rPr>
        <w:t>基础数据自身关联关系</w:t>
      </w:r>
      <w:bookmarkEnd w:id="229"/>
      <w:bookmarkEnd w:id="230"/>
      <w:bookmarkEnd w:id="231"/>
      <w:bookmarkEnd w:id="232"/>
    </w:p>
    <w:p w:rsidR="00B53BBB" w:rsidRDefault="00776686">
      <w:pPr>
        <w:pStyle w:val="af5"/>
        <w:rPr>
          <w:rFonts w:hAnsi="宋体"/>
          <w:kern w:val="2"/>
          <w:szCs w:val="24"/>
        </w:rPr>
      </w:pPr>
      <w:r>
        <w:rPr>
          <w:rFonts w:hAnsi="宋体"/>
          <w:kern w:val="2"/>
          <w:szCs w:val="24"/>
        </w:rPr>
        <w:t>5G无线网中的网元基础数据与场景基础数据之间的关联关系如下所述：</w:t>
      </w:r>
    </w:p>
    <w:p w:rsidR="00B53BBB" w:rsidRDefault="00776686">
      <w:pPr>
        <w:pStyle w:val="af5"/>
        <w:rPr>
          <w:rFonts w:hAnsi="宋体"/>
          <w:kern w:val="2"/>
          <w:szCs w:val="24"/>
        </w:rPr>
      </w:pPr>
      <w:r>
        <w:rPr>
          <w:rFonts w:hAnsi="宋体"/>
          <w:kern w:val="2"/>
          <w:szCs w:val="24"/>
        </w:rPr>
        <w:t>图1为5G无线基础数据实体关系。关系图包含</w:t>
      </w:r>
      <w:r>
        <w:rPr>
          <w:rFonts w:hAnsi="宋体" w:hint="eastAsia"/>
          <w:kern w:val="2"/>
          <w:szCs w:val="24"/>
        </w:rPr>
        <w:t>物理</w:t>
      </w:r>
      <w:r>
        <w:rPr>
          <w:rFonts w:hAnsi="宋体"/>
          <w:kern w:val="2"/>
          <w:szCs w:val="24"/>
        </w:rPr>
        <w:t>模型、逻辑模型和</w:t>
      </w:r>
      <w:r>
        <w:rPr>
          <w:rFonts w:hAnsi="宋体" w:hint="eastAsia"/>
          <w:kern w:val="2"/>
          <w:szCs w:val="24"/>
        </w:rPr>
        <w:t>场景</w:t>
      </w:r>
      <w:r>
        <w:rPr>
          <w:rFonts w:hAnsi="宋体"/>
          <w:kern w:val="2"/>
          <w:szCs w:val="24"/>
        </w:rPr>
        <w:t>模型两部分，具体的关系说明如下：</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一个gnb</w:t>
      </w:r>
      <w:r>
        <w:rPr>
          <w:rFonts w:hAnsi="宋体" w:hint="eastAsia"/>
          <w:kern w:val="2"/>
          <w:szCs w:val="24"/>
        </w:rPr>
        <w:t>归属于</w:t>
      </w:r>
      <w:r>
        <w:rPr>
          <w:rFonts w:hAnsi="宋体"/>
          <w:kern w:val="2"/>
          <w:szCs w:val="24"/>
        </w:rPr>
        <w:t>一个</w:t>
      </w:r>
      <w:r>
        <w:rPr>
          <w:rFonts w:hAnsi="宋体" w:hint="eastAsia"/>
          <w:kern w:val="2"/>
          <w:szCs w:val="24"/>
        </w:rPr>
        <w:t>EMS</w:t>
      </w:r>
      <w:r>
        <w:rPr>
          <w:rFonts w:hAnsi="宋体"/>
          <w:kern w:val="2"/>
          <w:szCs w:val="24"/>
        </w:rPr>
        <w:t>；</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w:t>
      </w:r>
      <w:r>
        <w:rPr>
          <w:rFonts w:hAnsi="宋体" w:hint="eastAsia"/>
          <w:kern w:val="2"/>
          <w:szCs w:val="24"/>
        </w:rPr>
        <w:t>g</w:t>
      </w:r>
      <w:r>
        <w:rPr>
          <w:rFonts w:hAnsi="宋体"/>
          <w:kern w:val="2"/>
          <w:szCs w:val="24"/>
        </w:rPr>
        <w:t>nb可以由一个</w:t>
      </w:r>
      <w:r>
        <w:rPr>
          <w:rFonts w:hAnsi="宋体" w:hint="eastAsia"/>
          <w:kern w:val="2"/>
          <w:szCs w:val="24"/>
        </w:rPr>
        <w:t>物理</w:t>
      </w:r>
      <w:r>
        <w:rPr>
          <w:rFonts w:hAnsi="宋体"/>
          <w:kern w:val="2"/>
          <w:szCs w:val="24"/>
        </w:rPr>
        <w:t>CU</w:t>
      </w:r>
      <w:r>
        <w:rPr>
          <w:rFonts w:hAnsi="宋体" w:hint="eastAsia"/>
          <w:kern w:val="2"/>
          <w:szCs w:val="24"/>
        </w:rPr>
        <w:t>、</w:t>
      </w:r>
      <w:r>
        <w:rPr>
          <w:rFonts w:hAnsi="宋体"/>
          <w:kern w:val="2"/>
          <w:szCs w:val="24"/>
        </w:rPr>
        <w:t>多个</w:t>
      </w:r>
      <w:r>
        <w:rPr>
          <w:rFonts w:hAnsi="宋体" w:hint="eastAsia"/>
          <w:kern w:val="2"/>
          <w:szCs w:val="24"/>
        </w:rPr>
        <w:t>物理DU、</w:t>
      </w:r>
      <w:r>
        <w:rPr>
          <w:rFonts w:hAnsi="宋体"/>
          <w:kern w:val="2"/>
          <w:szCs w:val="24"/>
        </w:rPr>
        <w:t>多个RRU</w:t>
      </w:r>
      <w:r>
        <w:rPr>
          <w:rFonts w:hAnsi="宋体" w:hint="eastAsia"/>
          <w:kern w:val="2"/>
          <w:szCs w:val="24"/>
        </w:rPr>
        <w:t>和</w:t>
      </w:r>
      <w:r>
        <w:rPr>
          <w:rFonts w:hAnsi="宋体"/>
          <w:kern w:val="2"/>
          <w:szCs w:val="24"/>
        </w:rPr>
        <w:t>多个天线组成；</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w:t>
      </w:r>
      <w:r>
        <w:rPr>
          <w:rFonts w:hAnsi="宋体" w:hint="eastAsia"/>
          <w:kern w:val="2"/>
          <w:szCs w:val="24"/>
        </w:rPr>
        <w:t>gnb</w:t>
      </w:r>
      <w:r>
        <w:rPr>
          <w:rFonts w:hAnsi="宋体"/>
          <w:kern w:val="2"/>
          <w:szCs w:val="24"/>
        </w:rPr>
        <w:t>可以由一个或多个</w:t>
      </w:r>
      <w:r>
        <w:rPr>
          <w:rFonts w:hAnsi="宋体" w:hint="eastAsia"/>
          <w:kern w:val="2"/>
          <w:szCs w:val="24"/>
        </w:rPr>
        <w:t>运营商gnb</w:t>
      </w:r>
      <w:r>
        <w:rPr>
          <w:rFonts w:hAnsi="宋体"/>
          <w:kern w:val="2"/>
          <w:szCs w:val="24"/>
        </w:rPr>
        <w:t>组成；</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集中式NR小区（NR CELL CU）归属于1个gNB，可通过其属性“所属gNB ID”关联到其归属的gNB；</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一个集中式NR小区可以由一个或多个</w:t>
      </w:r>
      <w:r>
        <w:rPr>
          <w:rFonts w:hAnsi="宋体" w:hint="eastAsia"/>
          <w:kern w:val="2"/>
          <w:szCs w:val="24"/>
        </w:rPr>
        <w:t>运营商</w:t>
      </w:r>
      <w:r>
        <w:rPr>
          <w:rFonts w:hAnsi="宋体"/>
          <w:kern w:val="2"/>
          <w:szCs w:val="24"/>
        </w:rPr>
        <w:t>集中式NR小区组成；</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分布式NR小区（NR Cell DU）归属于1个gNB，可通过其属性“</w:t>
      </w:r>
      <w:r>
        <w:rPr>
          <w:rFonts w:hAnsi="宋体" w:hint="eastAsia"/>
          <w:kern w:val="2"/>
          <w:szCs w:val="24"/>
        </w:rPr>
        <w:t>所属gNB ID</w:t>
      </w:r>
      <w:r>
        <w:rPr>
          <w:rFonts w:hAnsi="宋体"/>
          <w:kern w:val="2"/>
          <w:szCs w:val="24"/>
        </w:rPr>
        <w:t>”关联到其归属的gNB；同时仅可覆盖多个场景，可通过其小区与场景映射信息关联到其所覆盖场景信息；</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一个分布式NR小区可以由一个或多个</w:t>
      </w:r>
      <w:r>
        <w:rPr>
          <w:rFonts w:hAnsi="宋体" w:hint="eastAsia"/>
          <w:kern w:val="2"/>
          <w:szCs w:val="24"/>
        </w:rPr>
        <w:t>运营商</w:t>
      </w:r>
      <w:r>
        <w:rPr>
          <w:rFonts w:hAnsi="宋体"/>
          <w:kern w:val="2"/>
          <w:szCs w:val="24"/>
        </w:rPr>
        <w:t>分布式NR小区组成；</w:t>
      </w:r>
    </w:p>
    <w:p w:rsidR="00B53BBB" w:rsidRDefault="00776686">
      <w:pPr>
        <w:pStyle w:val="af5"/>
        <w:numPr>
          <w:ilvl w:val="0"/>
          <w:numId w:val="4"/>
        </w:numPr>
        <w:tabs>
          <w:tab w:val="clear" w:pos="420"/>
        </w:tabs>
        <w:ind w:firstLineChars="0"/>
        <w:rPr>
          <w:rFonts w:hAnsi="宋体"/>
          <w:kern w:val="2"/>
          <w:szCs w:val="24"/>
        </w:rPr>
      </w:pPr>
      <w:r>
        <w:rPr>
          <w:rFonts w:hAnsi="宋体" w:hint="eastAsia"/>
          <w:kern w:val="2"/>
          <w:szCs w:val="24"/>
        </w:rPr>
        <w:t>运营商</w:t>
      </w:r>
      <w:r>
        <w:rPr>
          <w:rFonts w:hAnsi="宋体"/>
          <w:kern w:val="2"/>
          <w:szCs w:val="24"/>
        </w:rPr>
        <w:t>集中式NR小区</w:t>
      </w:r>
      <w:r>
        <w:rPr>
          <w:rFonts w:hAnsi="宋体" w:hint="eastAsia"/>
          <w:kern w:val="2"/>
          <w:szCs w:val="24"/>
        </w:rPr>
        <w:t>可以</w:t>
      </w:r>
      <w:r>
        <w:rPr>
          <w:rFonts w:hAnsi="宋体"/>
          <w:kern w:val="2"/>
          <w:szCs w:val="24"/>
        </w:rPr>
        <w:t>与</w:t>
      </w:r>
      <w:r>
        <w:rPr>
          <w:rFonts w:hAnsi="宋体" w:hint="eastAsia"/>
          <w:kern w:val="2"/>
          <w:szCs w:val="24"/>
        </w:rPr>
        <w:t>运营商</w:t>
      </w:r>
      <w:r>
        <w:rPr>
          <w:rFonts w:hAnsi="宋体"/>
          <w:kern w:val="2"/>
          <w:szCs w:val="24"/>
        </w:rPr>
        <w:t>分布式NR小区</w:t>
      </w:r>
      <w:r>
        <w:rPr>
          <w:rFonts w:hAnsi="宋体" w:hint="eastAsia"/>
          <w:kern w:val="2"/>
          <w:szCs w:val="24"/>
        </w:rPr>
        <w:t>通过</w:t>
      </w:r>
      <w:r>
        <w:rPr>
          <w:rFonts w:hAnsi="宋体"/>
          <w:kern w:val="2"/>
          <w:szCs w:val="24"/>
        </w:rPr>
        <w:t>NCI进行关联</w:t>
      </w:r>
    </w:p>
    <w:p w:rsidR="00B53BBB" w:rsidRDefault="00776686">
      <w:pPr>
        <w:pStyle w:val="af5"/>
        <w:numPr>
          <w:ilvl w:val="0"/>
          <w:numId w:val="4"/>
        </w:numPr>
        <w:tabs>
          <w:tab w:val="clear" w:pos="420"/>
        </w:tabs>
        <w:ind w:firstLineChars="0"/>
        <w:rPr>
          <w:rFonts w:hAnsi="宋体"/>
          <w:kern w:val="2"/>
          <w:szCs w:val="24"/>
        </w:rPr>
      </w:pPr>
      <w:r>
        <w:rPr>
          <w:rFonts w:hAnsi="宋体" w:hint="eastAsia"/>
          <w:kern w:val="2"/>
          <w:szCs w:val="24"/>
        </w:rPr>
        <w:t>一个gnb</w:t>
      </w:r>
      <w:r>
        <w:rPr>
          <w:rFonts w:hAnsi="宋体"/>
          <w:kern w:val="2"/>
          <w:szCs w:val="24"/>
        </w:rPr>
        <w:t>，可以包含一个或多个板卡对象。</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RRU可以</w:t>
      </w:r>
      <w:r>
        <w:rPr>
          <w:rFonts w:hAnsi="宋体" w:hint="eastAsia"/>
          <w:kern w:val="2"/>
          <w:szCs w:val="24"/>
        </w:rPr>
        <w:t>归属</w:t>
      </w:r>
      <w:r>
        <w:rPr>
          <w:rFonts w:hAnsi="宋体"/>
          <w:kern w:val="2"/>
          <w:szCs w:val="24"/>
        </w:rPr>
        <w:t>一</w:t>
      </w:r>
      <w:r>
        <w:rPr>
          <w:rFonts w:hAnsi="宋体" w:hint="eastAsia"/>
          <w:kern w:val="2"/>
          <w:szCs w:val="24"/>
        </w:rPr>
        <w:t>gnb</w:t>
      </w:r>
      <w:r>
        <w:rPr>
          <w:rFonts w:hAnsi="宋体"/>
          <w:kern w:val="2"/>
          <w:szCs w:val="24"/>
        </w:rPr>
        <w:t>；RRU应归属于一个塔桅，塔桅归属于一个物理站址（机房/设备室外放置点）。</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RRU对象可</w:t>
      </w:r>
      <w:r>
        <w:rPr>
          <w:rFonts w:hAnsi="宋体" w:hint="eastAsia"/>
          <w:kern w:val="2"/>
          <w:szCs w:val="24"/>
        </w:rPr>
        <w:t>关联</w:t>
      </w:r>
      <w:r>
        <w:rPr>
          <w:rFonts w:hAnsi="宋体"/>
          <w:kern w:val="2"/>
          <w:szCs w:val="24"/>
        </w:rPr>
        <w:t>一个或多个分布式NR小区，同时一个分布式NR小区包含一个或多个RRU。RRU和小区的关联关系通过“RRU与小区关联关系表”维护。</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天线（Antenna）对象可</w:t>
      </w:r>
      <w:r>
        <w:rPr>
          <w:rFonts w:hAnsi="宋体" w:hint="eastAsia"/>
          <w:kern w:val="2"/>
          <w:szCs w:val="24"/>
        </w:rPr>
        <w:t>关联</w:t>
      </w:r>
      <w:r>
        <w:rPr>
          <w:rFonts w:hAnsi="宋体"/>
          <w:kern w:val="2"/>
          <w:szCs w:val="24"/>
        </w:rPr>
        <w:t>一个或多个RRU，同时一个RRU包含一个或多个天线。天线和RRU的关联关系通过“RRU与天线关联关系表”维护。</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PHUB可以</w:t>
      </w:r>
      <w:r>
        <w:rPr>
          <w:rFonts w:hAnsi="宋体" w:hint="eastAsia"/>
          <w:kern w:val="2"/>
          <w:szCs w:val="24"/>
        </w:rPr>
        <w:t>归属</w:t>
      </w:r>
      <w:r>
        <w:rPr>
          <w:rFonts w:hAnsi="宋体"/>
          <w:kern w:val="2"/>
          <w:szCs w:val="24"/>
        </w:rPr>
        <w:t>一</w:t>
      </w:r>
      <w:r>
        <w:rPr>
          <w:rFonts w:hAnsi="宋体" w:hint="eastAsia"/>
          <w:kern w:val="2"/>
          <w:szCs w:val="24"/>
        </w:rPr>
        <w:t>个gnb</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一个分布式NR小区可以包含一个或多个波束（Beam）和带宽部分（BWP）。</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场景数据模型参见规范性引用文件[2]。</w:t>
      </w:r>
    </w:p>
    <w:p w:rsidR="00B53BBB" w:rsidRDefault="00776686">
      <w:pPr>
        <w:pStyle w:val="af5"/>
        <w:numPr>
          <w:ilvl w:val="0"/>
          <w:numId w:val="4"/>
        </w:numPr>
        <w:tabs>
          <w:tab w:val="clear" w:pos="420"/>
        </w:tabs>
        <w:ind w:firstLineChars="0"/>
        <w:rPr>
          <w:rFonts w:hAnsi="宋体"/>
          <w:kern w:val="2"/>
          <w:szCs w:val="24"/>
        </w:rPr>
      </w:pPr>
      <w:r>
        <w:rPr>
          <w:rFonts w:hAnsi="宋体"/>
          <w:kern w:val="2"/>
          <w:szCs w:val="24"/>
        </w:rPr>
        <w:t>物理站址数据模型、塔桅数据模型参见规范性应用文件[1]</w:t>
      </w:r>
    </w:p>
    <w:p w:rsidR="00B53BBB" w:rsidRDefault="00776686">
      <w:r>
        <w:object w:dxaOrig="8302" w:dyaOrig="6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303pt" o:ole="">
            <v:imagedata r:id="rId12" o:title=""/>
            <o:lock v:ext="edit" aspectratio="f"/>
          </v:shape>
          <o:OLEObject Type="Embed" ProgID="Visio.Drawing.15" ShapeID="_x0000_i1025" DrawAspect="Content" ObjectID="_1733641254" r:id="rId13"/>
        </w:object>
      </w:r>
    </w:p>
    <w:p w:rsidR="00B53BBB" w:rsidRDefault="00776686">
      <w:pPr>
        <w:pStyle w:val="a6"/>
        <w:spacing w:before="156" w:after="156"/>
        <w:rPr>
          <w:rFonts w:ascii="Times New Roman"/>
        </w:rPr>
      </w:pPr>
      <w:r>
        <w:rPr>
          <w:rFonts w:ascii="Times New Roman"/>
        </w:rPr>
        <w:t>5G</w:t>
      </w:r>
      <w:r>
        <w:rPr>
          <w:rFonts w:ascii="Times New Roman"/>
        </w:rPr>
        <w:t>无线网基础数据关联关系图</w:t>
      </w:r>
    </w:p>
    <w:p w:rsidR="00B53BBB" w:rsidRDefault="00776686">
      <w:pPr>
        <w:pStyle w:val="a"/>
        <w:spacing w:before="312" w:after="312"/>
        <w:rPr>
          <w:rFonts w:ascii="Times New Roman"/>
        </w:rPr>
      </w:pPr>
      <w:bookmarkStart w:id="233" w:name="_Toc123025221"/>
      <w:bookmarkStart w:id="234" w:name="_Toc470871181"/>
      <w:r>
        <w:rPr>
          <w:rFonts w:ascii="Times New Roman"/>
        </w:rPr>
        <w:t>数据采集要求综述</w:t>
      </w:r>
      <w:bookmarkEnd w:id="233"/>
    </w:p>
    <w:p w:rsidR="00B53BBB" w:rsidRDefault="00776686">
      <w:pPr>
        <w:pStyle w:val="a0"/>
        <w:spacing w:before="156" w:after="156"/>
        <w:rPr>
          <w:rFonts w:ascii="Times New Roman"/>
        </w:rPr>
      </w:pPr>
      <w:bookmarkStart w:id="235" w:name="_Toc123025222"/>
      <w:r>
        <w:rPr>
          <w:rFonts w:ascii="Times New Roman"/>
        </w:rPr>
        <w:t>数据采集来源</w:t>
      </w:r>
      <w:bookmarkEnd w:id="234"/>
      <w:bookmarkEnd w:id="235"/>
    </w:p>
    <w:p w:rsidR="00B53BBB" w:rsidRDefault="00776686">
      <w:pPr>
        <w:pStyle w:val="af5"/>
        <w:rPr>
          <w:rFonts w:hAnsi="宋体"/>
          <w:kern w:val="2"/>
          <w:szCs w:val="24"/>
        </w:rPr>
      </w:pPr>
      <w:r>
        <w:rPr>
          <w:rFonts w:hAnsi="宋体"/>
          <w:kern w:val="2"/>
          <w:szCs w:val="24"/>
        </w:rPr>
        <w:t>5G无线网基础数据来源包括如下几种类型：</w:t>
      </w:r>
    </w:p>
    <w:p w:rsidR="00B53BBB" w:rsidRDefault="00776686">
      <w:pPr>
        <w:pStyle w:val="af5"/>
        <w:numPr>
          <w:ilvl w:val="0"/>
          <w:numId w:val="5"/>
        </w:numPr>
        <w:ind w:firstLineChars="0"/>
        <w:rPr>
          <w:rFonts w:ascii="Times New Roman"/>
        </w:rPr>
      </w:pPr>
      <w:r>
        <w:rPr>
          <w:rFonts w:ascii="Times New Roman"/>
        </w:rPr>
        <w:t>通用基站及小区基础数据由沃网络自主从设备网管</w:t>
      </w:r>
      <w:r>
        <w:rPr>
          <w:rFonts w:ascii="Times New Roman"/>
        </w:rPr>
        <w:t>EMS</w:t>
      </w:r>
      <w:r>
        <w:rPr>
          <w:rFonts w:ascii="Times New Roman"/>
        </w:rPr>
        <w:t>处采集；</w:t>
      </w:r>
    </w:p>
    <w:p w:rsidR="00B53BBB" w:rsidRDefault="00776686">
      <w:pPr>
        <w:pStyle w:val="af5"/>
        <w:numPr>
          <w:ilvl w:val="0"/>
          <w:numId w:val="5"/>
        </w:numPr>
        <w:ind w:firstLineChars="0"/>
        <w:rPr>
          <w:rFonts w:ascii="Times New Roman"/>
        </w:rPr>
      </w:pPr>
      <w:r>
        <w:rPr>
          <w:rFonts w:ascii="Times New Roman"/>
        </w:rPr>
        <w:t>其他数据由资源管理系统提供。</w:t>
      </w:r>
    </w:p>
    <w:p w:rsidR="00B53BBB" w:rsidRDefault="00776686">
      <w:pPr>
        <w:pStyle w:val="af5"/>
        <w:rPr>
          <w:rFonts w:hAnsi="宋体"/>
          <w:kern w:val="2"/>
          <w:szCs w:val="24"/>
        </w:rPr>
      </w:pPr>
      <w:r>
        <w:rPr>
          <w:rFonts w:hAnsi="宋体"/>
          <w:kern w:val="2"/>
          <w:szCs w:val="24"/>
        </w:rPr>
        <w:t>无线网基础数据模型定义中“采集方式”说明数据采集的方式，包括：手工录入、关联获取、自动采集、资源管理系统获取四种方式，具体含义是：</w:t>
      </w:r>
    </w:p>
    <w:p w:rsidR="00B53BBB" w:rsidRDefault="00776686">
      <w:pPr>
        <w:pStyle w:val="af5"/>
        <w:numPr>
          <w:ilvl w:val="0"/>
          <w:numId w:val="6"/>
        </w:numPr>
        <w:ind w:firstLineChars="0"/>
        <w:rPr>
          <w:rFonts w:ascii="Times New Roman"/>
        </w:rPr>
      </w:pPr>
      <w:r>
        <w:rPr>
          <w:rFonts w:ascii="Times New Roman"/>
        </w:rPr>
        <w:t>手工录入：指沃网络运维人员在网络运维过程中根据运维需求将数据人工填写到沃网络中；</w:t>
      </w:r>
    </w:p>
    <w:p w:rsidR="00B53BBB" w:rsidRDefault="00776686">
      <w:pPr>
        <w:pStyle w:val="af5"/>
        <w:numPr>
          <w:ilvl w:val="0"/>
          <w:numId w:val="6"/>
        </w:numPr>
        <w:ind w:firstLineChars="0"/>
        <w:rPr>
          <w:rFonts w:ascii="Times New Roman"/>
        </w:rPr>
      </w:pPr>
      <w:r>
        <w:rPr>
          <w:rFonts w:ascii="Times New Roman"/>
        </w:rPr>
        <w:t>关联获取：指沃网络系统根据数据关联关系自动填写数据内容。</w:t>
      </w:r>
    </w:p>
    <w:p w:rsidR="00B53BBB" w:rsidRDefault="00776686">
      <w:pPr>
        <w:pStyle w:val="af5"/>
        <w:numPr>
          <w:ilvl w:val="0"/>
          <w:numId w:val="6"/>
        </w:numPr>
        <w:ind w:firstLineChars="0"/>
        <w:rPr>
          <w:rFonts w:ascii="Times New Roman"/>
        </w:rPr>
      </w:pPr>
      <w:r>
        <w:rPr>
          <w:rFonts w:ascii="Times New Roman"/>
        </w:rPr>
        <w:t>自动采集：指沃网络根据运维需求直接从设备网管</w:t>
      </w:r>
      <w:r>
        <w:rPr>
          <w:rFonts w:ascii="Times New Roman"/>
        </w:rPr>
        <w:t>EMS</w:t>
      </w:r>
      <w:r>
        <w:rPr>
          <w:rFonts w:ascii="Times New Roman"/>
        </w:rPr>
        <w:t>处采集数据；</w:t>
      </w:r>
    </w:p>
    <w:p w:rsidR="00B53BBB" w:rsidRDefault="00776686">
      <w:pPr>
        <w:pStyle w:val="af5"/>
        <w:numPr>
          <w:ilvl w:val="0"/>
          <w:numId w:val="6"/>
        </w:numPr>
        <w:ind w:firstLineChars="0"/>
        <w:rPr>
          <w:rFonts w:ascii="Times New Roman"/>
        </w:rPr>
      </w:pPr>
      <w:r>
        <w:rPr>
          <w:rFonts w:ascii="Times New Roman"/>
        </w:rPr>
        <w:t>资源管理系统获取：指资源管理系统将其从统一采集与指令适配平台获取的与沃网络相关的数据通过横向接口提供给沃网络。</w:t>
      </w:r>
    </w:p>
    <w:p w:rsidR="00B53BBB" w:rsidRDefault="00776686">
      <w:pPr>
        <w:pStyle w:val="a0"/>
        <w:spacing w:before="156" w:after="156"/>
        <w:rPr>
          <w:rFonts w:ascii="Times New Roman"/>
        </w:rPr>
      </w:pPr>
      <w:bookmarkStart w:id="236" w:name="_Toc123025223"/>
      <w:r>
        <w:rPr>
          <w:rFonts w:ascii="Times New Roman"/>
        </w:rPr>
        <w:t>数据填写要求</w:t>
      </w:r>
      <w:bookmarkEnd w:id="236"/>
    </w:p>
    <w:p w:rsidR="00B53BBB" w:rsidRDefault="00776686">
      <w:pPr>
        <w:pStyle w:val="af5"/>
        <w:rPr>
          <w:rFonts w:hAnsi="宋体"/>
          <w:kern w:val="2"/>
          <w:szCs w:val="24"/>
        </w:rPr>
      </w:pPr>
      <w:r>
        <w:rPr>
          <w:rFonts w:hAnsi="宋体"/>
          <w:kern w:val="2"/>
          <w:szCs w:val="24"/>
        </w:rPr>
        <w:t>无线网基础数据模型定义中的“责任主体”包括总部和分公司。”备注”中包括了对字段填写的“限定”说明：“M”表示“Mandatory”（必选），“O”表示“Optional”（可选），“MC”表示条件必选，即在满足特定条件下为必选。</w:t>
      </w:r>
    </w:p>
    <w:p w:rsidR="00B53BBB" w:rsidRDefault="00776686">
      <w:pPr>
        <w:pStyle w:val="af5"/>
        <w:rPr>
          <w:rFonts w:hAnsi="宋体"/>
          <w:kern w:val="2"/>
          <w:szCs w:val="24"/>
        </w:rPr>
      </w:pPr>
      <w:r>
        <w:rPr>
          <w:rFonts w:hAnsi="宋体" w:hint="eastAsia"/>
          <w:kern w:val="2"/>
          <w:szCs w:val="24"/>
        </w:rPr>
        <w:t>由于</w:t>
      </w:r>
      <w:r>
        <w:rPr>
          <w:rFonts w:hAnsi="宋体"/>
          <w:kern w:val="2"/>
          <w:szCs w:val="24"/>
        </w:rPr>
        <w:t>共建共享</w:t>
      </w:r>
      <w:r>
        <w:rPr>
          <w:rFonts w:hAnsi="宋体" w:hint="eastAsia"/>
          <w:kern w:val="2"/>
          <w:szCs w:val="24"/>
        </w:rPr>
        <w:t>场景</w:t>
      </w:r>
      <w:r>
        <w:rPr>
          <w:rFonts w:hAnsi="宋体"/>
          <w:kern w:val="2"/>
          <w:szCs w:val="24"/>
        </w:rPr>
        <w:t>的告警数据采用单北向多用户的方式，</w:t>
      </w:r>
      <w:r>
        <w:rPr>
          <w:rFonts w:hAnsi="宋体" w:hint="eastAsia"/>
          <w:kern w:val="2"/>
          <w:szCs w:val="24"/>
        </w:rPr>
        <w:t>为保证基础</w:t>
      </w:r>
      <w:r>
        <w:rPr>
          <w:rFonts w:hAnsi="宋体"/>
          <w:kern w:val="2"/>
          <w:szCs w:val="24"/>
        </w:rPr>
        <w:t>数据与告警</w:t>
      </w:r>
      <w:r>
        <w:rPr>
          <w:rFonts w:hAnsi="宋体" w:hint="eastAsia"/>
          <w:kern w:val="2"/>
          <w:szCs w:val="24"/>
        </w:rPr>
        <w:t>数据</w:t>
      </w:r>
      <w:r>
        <w:rPr>
          <w:rFonts w:hAnsi="宋体"/>
          <w:kern w:val="2"/>
          <w:szCs w:val="24"/>
        </w:rPr>
        <w:t>的关联，第</w:t>
      </w:r>
      <w:r>
        <w:rPr>
          <w:rFonts w:hAnsi="宋体" w:hint="eastAsia"/>
          <w:kern w:val="2"/>
          <w:szCs w:val="24"/>
        </w:rPr>
        <w:t>6章</w:t>
      </w:r>
      <w:r>
        <w:rPr>
          <w:rFonts w:hAnsi="宋体"/>
          <w:kern w:val="2"/>
          <w:szCs w:val="24"/>
        </w:rPr>
        <w:t>中所有DN字</w:t>
      </w:r>
      <w:r>
        <w:rPr>
          <w:rFonts w:hAnsi="宋体" w:hint="eastAsia"/>
          <w:kern w:val="2"/>
          <w:szCs w:val="24"/>
        </w:rPr>
        <w:t>段</w:t>
      </w:r>
      <w:r>
        <w:rPr>
          <w:rFonts w:hAnsi="宋体"/>
          <w:kern w:val="2"/>
          <w:szCs w:val="24"/>
        </w:rPr>
        <w:t>的取值</w:t>
      </w:r>
      <w:r>
        <w:rPr>
          <w:rFonts w:hAnsi="宋体" w:hint="eastAsia"/>
          <w:kern w:val="2"/>
          <w:szCs w:val="24"/>
        </w:rPr>
        <w:t>，均要与承建方</w:t>
      </w:r>
      <w:r>
        <w:rPr>
          <w:rFonts w:hAnsi="宋体"/>
          <w:kern w:val="2"/>
          <w:szCs w:val="24"/>
        </w:rPr>
        <w:t>告警数据</w:t>
      </w:r>
      <w:r>
        <w:rPr>
          <w:rFonts w:hAnsi="宋体" w:hint="eastAsia"/>
          <w:kern w:val="2"/>
          <w:szCs w:val="24"/>
        </w:rPr>
        <w:t>中ObjetcDn</w:t>
      </w:r>
      <w:r>
        <w:rPr>
          <w:rFonts w:hAnsi="宋体"/>
          <w:kern w:val="2"/>
          <w:szCs w:val="24"/>
        </w:rPr>
        <w:t>字段</w:t>
      </w:r>
      <w:r>
        <w:rPr>
          <w:rFonts w:hAnsi="宋体" w:hint="eastAsia"/>
          <w:kern w:val="2"/>
          <w:szCs w:val="24"/>
        </w:rPr>
        <w:t>取值</w:t>
      </w:r>
      <w:r>
        <w:rPr>
          <w:rFonts w:hAnsi="宋体"/>
          <w:kern w:val="2"/>
          <w:szCs w:val="24"/>
        </w:rPr>
        <w:t>保持一致</w:t>
      </w:r>
      <w:r>
        <w:rPr>
          <w:rFonts w:hAnsi="宋体" w:hint="eastAsia"/>
          <w:kern w:val="2"/>
          <w:szCs w:val="24"/>
        </w:rPr>
        <w:t>。</w:t>
      </w:r>
    </w:p>
    <w:p w:rsidR="00B53BBB" w:rsidRDefault="00776686">
      <w:pPr>
        <w:pStyle w:val="a0"/>
        <w:spacing w:before="156" w:after="156"/>
        <w:rPr>
          <w:rFonts w:ascii="Times New Roman"/>
        </w:rPr>
      </w:pPr>
      <w:bookmarkStart w:id="237" w:name="_Toc123025224"/>
      <w:r>
        <w:rPr>
          <w:rFonts w:ascii="Times New Roman"/>
        </w:rPr>
        <w:lastRenderedPageBreak/>
        <w:t>数据间关联关系要求</w:t>
      </w:r>
      <w:bookmarkEnd w:id="237"/>
    </w:p>
    <w:p w:rsidR="00B53BBB" w:rsidRDefault="00776686">
      <w:pPr>
        <w:pStyle w:val="af5"/>
        <w:rPr>
          <w:rFonts w:hAnsi="宋体"/>
          <w:kern w:val="2"/>
          <w:szCs w:val="24"/>
        </w:rPr>
      </w:pPr>
      <w:r>
        <w:rPr>
          <w:rFonts w:hAnsi="宋体"/>
          <w:kern w:val="2"/>
          <w:szCs w:val="24"/>
        </w:rPr>
        <w:t>无线网基础数据表中，与其他对象的</w:t>
      </w:r>
      <w:r>
        <w:rPr>
          <w:rFonts w:hAnsi="宋体" w:hint="eastAsia"/>
          <w:kern w:val="2"/>
          <w:szCs w:val="24"/>
        </w:rPr>
        <w:t>归属</w:t>
      </w:r>
      <w:r>
        <w:rPr>
          <w:rFonts w:hAnsi="宋体"/>
          <w:kern w:val="2"/>
          <w:szCs w:val="24"/>
        </w:rPr>
        <w:t>关系填写说明如下表所示。</w:t>
      </w:r>
    </w:p>
    <w:p w:rsidR="00B53BBB" w:rsidRDefault="00776686">
      <w:pPr>
        <w:pStyle w:val="af5"/>
        <w:numPr>
          <w:ilvl w:val="0"/>
          <w:numId w:val="7"/>
        </w:numPr>
        <w:tabs>
          <w:tab w:val="clear" w:pos="4201"/>
          <w:tab w:val="center" w:pos="851"/>
        </w:tabs>
        <w:ind w:firstLineChars="0"/>
        <w:jc w:val="center"/>
        <w:rPr>
          <w:rFonts w:ascii="Times New Roman"/>
        </w:rPr>
      </w:pPr>
      <w:r>
        <w:rPr>
          <w:rFonts w:ascii="Times New Roman"/>
        </w:rPr>
        <w:t>数据间关联关系填写说明</w:t>
      </w: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6"/>
        <w:gridCol w:w="2300"/>
        <w:gridCol w:w="5569"/>
      </w:tblGrid>
      <w:tr w:rsidR="00B53BBB">
        <w:trPr>
          <w:trHeight w:val="720"/>
        </w:trPr>
        <w:tc>
          <w:tcPr>
            <w:tcW w:w="1826"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rFonts w:hint="eastAsia"/>
                <w:b/>
                <w:color w:val="000000"/>
                <w:kern w:val="0"/>
                <w:sz w:val="18"/>
                <w:szCs w:val="18"/>
                <w:shd w:val="clear" w:color="auto" w:fill="D9D9D9" w:themeFill="background1" w:themeFillShade="D9"/>
              </w:rPr>
              <w:t>子对象</w:t>
            </w:r>
          </w:p>
        </w:tc>
        <w:tc>
          <w:tcPr>
            <w:tcW w:w="2300"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rFonts w:hint="eastAsia"/>
                <w:b/>
                <w:color w:val="000000"/>
                <w:kern w:val="0"/>
                <w:sz w:val="18"/>
                <w:szCs w:val="18"/>
                <w:shd w:val="clear" w:color="auto" w:fill="D9D9D9" w:themeFill="background1" w:themeFillShade="D9"/>
              </w:rPr>
              <w:t>父对象</w:t>
            </w:r>
          </w:p>
        </w:tc>
        <w:tc>
          <w:tcPr>
            <w:tcW w:w="5569"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b/>
                <w:color w:val="000000"/>
                <w:kern w:val="0"/>
                <w:sz w:val="18"/>
                <w:szCs w:val="18"/>
                <w:shd w:val="clear" w:color="auto" w:fill="D9D9D9" w:themeFill="background1" w:themeFillShade="D9"/>
              </w:rPr>
              <w:t>关联</w:t>
            </w:r>
            <w:r>
              <w:rPr>
                <w:rFonts w:hint="eastAsia"/>
                <w:b/>
                <w:color w:val="000000"/>
                <w:kern w:val="0"/>
                <w:sz w:val="18"/>
                <w:szCs w:val="18"/>
                <w:shd w:val="clear" w:color="auto" w:fill="D9D9D9" w:themeFill="background1" w:themeFillShade="D9"/>
              </w:rPr>
              <w:t>字段</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color w:val="000000"/>
                <w:kern w:val="0"/>
                <w:sz w:val="18"/>
                <w:szCs w:val="18"/>
              </w:rPr>
              <w:t>gNB</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rFonts w:hint="eastAsia"/>
                <w:color w:val="000000"/>
                <w:sz w:val="18"/>
                <w:szCs w:val="18"/>
              </w:rPr>
              <w:t>E</w:t>
            </w:r>
            <w:r>
              <w:rPr>
                <w:color w:val="000000"/>
                <w:sz w:val="18"/>
                <w:szCs w:val="18"/>
              </w:rPr>
              <w:t>MS</w:t>
            </w:r>
          </w:p>
        </w:tc>
        <w:tc>
          <w:tcPr>
            <w:tcW w:w="5569"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 xml:space="preserve">EMS </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物理</w:t>
            </w:r>
            <w:r>
              <w:rPr>
                <w:color w:val="000000"/>
                <w:kern w:val="0"/>
                <w:sz w:val="18"/>
                <w:szCs w:val="18"/>
              </w:rPr>
              <w:t>CU</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物理</w:t>
            </w:r>
            <w:r>
              <w:rPr>
                <w:color w:val="000000"/>
                <w:kern w:val="0"/>
                <w:sz w:val="18"/>
                <w:szCs w:val="18"/>
              </w:rPr>
              <w:t>DU</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物理</w:t>
            </w:r>
            <w:r>
              <w:rPr>
                <w:color w:val="000000"/>
                <w:kern w:val="0"/>
                <w:sz w:val="18"/>
                <w:szCs w:val="18"/>
              </w:rPr>
              <w:t>DU</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rFonts w:hint="eastAsia"/>
                <w:color w:val="000000"/>
                <w:kern w:val="0"/>
                <w:sz w:val="18"/>
                <w:szCs w:val="18"/>
              </w:rPr>
              <w:t>物理</w:t>
            </w:r>
            <w:r>
              <w:rPr>
                <w:color w:val="000000"/>
                <w:kern w:val="0"/>
                <w:sz w:val="18"/>
                <w:szCs w:val="18"/>
              </w:rPr>
              <w:t>CU</w:t>
            </w:r>
          </w:p>
        </w:tc>
        <w:tc>
          <w:tcPr>
            <w:tcW w:w="5569"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所属</w:t>
            </w:r>
            <w:r>
              <w:rPr>
                <w:rFonts w:hint="eastAsia"/>
                <w:color w:val="000000"/>
                <w:kern w:val="0"/>
                <w:sz w:val="18"/>
                <w:szCs w:val="18"/>
              </w:rPr>
              <w:t>物理</w:t>
            </w:r>
            <w:r>
              <w:rPr>
                <w:rFonts w:hint="eastAsia"/>
                <w:color w:val="000000"/>
                <w:kern w:val="0"/>
                <w:sz w:val="18"/>
                <w:szCs w:val="18"/>
              </w:rPr>
              <w:t>CU</w:t>
            </w:r>
            <w:r>
              <w:rPr>
                <w:color w:val="000000"/>
                <w:kern w:val="0"/>
                <w:sz w:val="18"/>
                <w:szCs w:val="18"/>
              </w:rPr>
              <w:t xml:space="preserve"> ID</w:t>
            </w:r>
          </w:p>
        </w:tc>
      </w:tr>
      <w:tr w:rsidR="00B53BBB">
        <w:trPr>
          <w:trHeight w:val="255"/>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color w:val="000000"/>
                <w:kern w:val="0"/>
                <w:sz w:val="18"/>
                <w:szCs w:val="18"/>
              </w:rPr>
              <w:t>板卡</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55"/>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color w:val="000000"/>
                <w:kern w:val="0"/>
                <w:sz w:val="18"/>
                <w:szCs w:val="18"/>
              </w:rPr>
              <w:t>RRU</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55"/>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PHUB</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kern w:val="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55"/>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天线</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color w:val="000000"/>
                <w:kern w:val="0"/>
                <w:sz w:val="18"/>
                <w:szCs w:val="18"/>
              </w:rPr>
              <w:t>运营商</w:t>
            </w:r>
            <w:r>
              <w:rPr>
                <w:color w:val="000000"/>
                <w:kern w:val="0"/>
                <w:sz w:val="18"/>
                <w:szCs w:val="18"/>
              </w:rPr>
              <w:t>gNB</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sz w:val="18"/>
                <w:szCs w:val="18"/>
              </w:rPr>
              <w:t>NR Cell CU</w:t>
            </w:r>
          </w:p>
        </w:tc>
        <w:tc>
          <w:tcPr>
            <w:tcW w:w="2300"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sz w:val="18"/>
                <w:szCs w:val="18"/>
              </w:rPr>
              <w:t>NR Cell DU</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color w:val="000000"/>
                <w:kern w:val="0"/>
                <w:sz w:val="18"/>
                <w:szCs w:val="18"/>
              </w:rPr>
              <w:t>gNB</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rFonts w:hint="eastAsia"/>
                <w:sz w:val="18"/>
                <w:szCs w:val="18"/>
              </w:rPr>
              <w:t>运营商</w:t>
            </w:r>
            <w:r>
              <w:rPr>
                <w:sz w:val="18"/>
                <w:szCs w:val="18"/>
              </w:rPr>
              <w:t>NR Cell CU</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sz w:val="18"/>
                <w:szCs w:val="18"/>
              </w:rPr>
              <w:t>NR Cell CU</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rFonts w:hint="eastAsia"/>
                <w:color w:val="000000"/>
                <w:sz w:val="18"/>
                <w:szCs w:val="18"/>
              </w:rPr>
              <w:t>所属</w:t>
            </w:r>
            <w:r>
              <w:rPr>
                <w:color w:val="000000"/>
                <w:sz w:val="18"/>
                <w:szCs w:val="18"/>
              </w:rPr>
              <w:t>CELL CU ID</w:t>
            </w:r>
            <w:r>
              <w:rPr>
                <w:rFonts w:hint="eastAsia"/>
                <w:color w:val="000000"/>
                <w:sz w:val="18"/>
                <w:szCs w:val="18"/>
              </w:rPr>
              <w:t>、</w:t>
            </w: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sz w:val="18"/>
                <w:szCs w:val="18"/>
              </w:rPr>
              <w:t>NR Cell CU</w:t>
            </w:r>
            <w:r>
              <w:rPr>
                <w:rFonts w:hint="eastAsia"/>
                <w:sz w:val="18"/>
                <w:szCs w:val="18"/>
              </w:rPr>
              <w:t>切片</w:t>
            </w:r>
          </w:p>
        </w:tc>
        <w:tc>
          <w:tcPr>
            <w:tcW w:w="2300" w:type="dxa"/>
            <w:noWrap/>
            <w:tcMar>
              <w:top w:w="0" w:type="dxa"/>
              <w:left w:w="108" w:type="dxa"/>
              <w:bottom w:w="0" w:type="dxa"/>
              <w:right w:w="108" w:type="dxa"/>
            </w:tcMar>
            <w:vAlign w:val="center"/>
          </w:tcPr>
          <w:p w:rsidR="00B53BBB" w:rsidRDefault="00776686">
            <w:pPr>
              <w:widowControl/>
              <w:rPr>
                <w:sz w:val="18"/>
                <w:szCs w:val="18"/>
              </w:rPr>
            </w:pPr>
            <w:r>
              <w:rPr>
                <w:sz w:val="18"/>
                <w:szCs w:val="18"/>
              </w:rPr>
              <w:t>NR Cell CU</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sz w:val="18"/>
                <w:szCs w:val="18"/>
              </w:rPr>
              <w:t>CellID</w:t>
            </w:r>
            <w:r>
              <w:rPr>
                <w:rFonts w:hint="eastAsia"/>
                <w:color w:val="000000"/>
                <w:sz w:val="18"/>
                <w:szCs w:val="18"/>
              </w:rPr>
              <w:t>、运营商基站编码、运营商</w:t>
            </w:r>
            <w:r>
              <w:rPr>
                <w:rFonts w:hint="eastAsia"/>
                <w:color w:val="000000"/>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rFonts w:hint="eastAsia"/>
                <w:sz w:val="18"/>
                <w:szCs w:val="18"/>
              </w:rPr>
              <w:t>运营商</w:t>
            </w:r>
            <w:r>
              <w:rPr>
                <w:sz w:val="18"/>
                <w:szCs w:val="18"/>
              </w:rPr>
              <w:t>NR Cell DU</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sz w:val="18"/>
                <w:szCs w:val="18"/>
              </w:rPr>
              <w:t>NR Cell DU</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rFonts w:hint="eastAsia"/>
                <w:color w:val="000000"/>
                <w:sz w:val="18"/>
                <w:szCs w:val="18"/>
              </w:rPr>
              <w:t>所属</w:t>
            </w:r>
            <w:r>
              <w:rPr>
                <w:color w:val="000000"/>
                <w:sz w:val="18"/>
                <w:szCs w:val="18"/>
              </w:rPr>
              <w:t>CELL DU ID</w:t>
            </w:r>
            <w:r>
              <w:rPr>
                <w:rFonts w:hint="eastAsia"/>
                <w:color w:val="000000"/>
                <w:sz w:val="18"/>
                <w:szCs w:val="18"/>
              </w:rPr>
              <w:t>、</w:t>
            </w: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sz w:val="18"/>
                <w:szCs w:val="18"/>
              </w:rPr>
              <w:t>NR Cell DU</w:t>
            </w:r>
            <w:r>
              <w:rPr>
                <w:rFonts w:hint="eastAsia"/>
                <w:sz w:val="18"/>
                <w:szCs w:val="18"/>
              </w:rPr>
              <w:t>切片</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sz w:val="18"/>
                <w:szCs w:val="18"/>
              </w:rPr>
              <w:t>NR Cell DU</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color w:val="000000"/>
                <w:sz w:val="18"/>
                <w:szCs w:val="18"/>
              </w:rPr>
              <w:t>CellID</w:t>
            </w:r>
            <w:r>
              <w:rPr>
                <w:rFonts w:hint="eastAsia"/>
                <w:color w:val="000000"/>
                <w:sz w:val="18"/>
                <w:szCs w:val="18"/>
              </w:rPr>
              <w:t>、运营商基站编码、运营商</w:t>
            </w:r>
            <w:r>
              <w:rPr>
                <w:rFonts w:hint="eastAsia"/>
                <w:color w:val="000000"/>
                <w:sz w:val="18"/>
                <w:szCs w:val="18"/>
              </w:rPr>
              <w:t>PLMN</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color w:val="000000"/>
                <w:kern w:val="0"/>
                <w:sz w:val="18"/>
                <w:szCs w:val="18"/>
              </w:rPr>
              <w:t>Beam</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sz w:val="18"/>
                <w:szCs w:val="18"/>
              </w:rPr>
              <w:t>NR Cell DU</w:t>
            </w:r>
          </w:p>
        </w:tc>
        <w:tc>
          <w:tcPr>
            <w:tcW w:w="5569" w:type="dxa"/>
            <w:noWrap/>
            <w:tcMar>
              <w:top w:w="0" w:type="dxa"/>
              <w:left w:w="108" w:type="dxa"/>
              <w:bottom w:w="0" w:type="dxa"/>
              <w:right w:w="108" w:type="dxa"/>
            </w:tcMar>
            <w:vAlign w:val="center"/>
          </w:tcPr>
          <w:p w:rsidR="00B53BBB" w:rsidRDefault="00776686">
            <w:pPr>
              <w:widowControl/>
              <w:rPr>
                <w:color w:val="000000"/>
                <w:kern w:val="0"/>
                <w:sz w:val="18"/>
                <w:szCs w:val="18"/>
              </w:rPr>
            </w:pPr>
            <w:r>
              <w:rPr>
                <w:color w:val="000000"/>
                <w:kern w:val="0"/>
                <w:sz w:val="18"/>
                <w:szCs w:val="18"/>
              </w:rPr>
              <w:t>CELL DU ID</w:t>
            </w:r>
            <w:r>
              <w:rPr>
                <w:rFonts w:hint="eastAsia"/>
                <w:color w:val="000000"/>
                <w:kern w:val="0"/>
                <w:sz w:val="18"/>
                <w:szCs w:val="18"/>
              </w:rPr>
              <w:t>、</w:t>
            </w:r>
            <w:r>
              <w:rPr>
                <w:color w:val="000000"/>
                <w:kern w:val="0"/>
                <w:sz w:val="18"/>
                <w:szCs w:val="18"/>
              </w:rPr>
              <w:t>所属</w:t>
            </w:r>
            <w:r>
              <w:rPr>
                <w:color w:val="000000"/>
                <w:kern w:val="0"/>
                <w:sz w:val="18"/>
                <w:szCs w:val="18"/>
              </w:rPr>
              <w:t>gNB ID</w:t>
            </w:r>
            <w:r>
              <w:rPr>
                <w:rFonts w:hint="eastAsia"/>
                <w:color w:val="000000"/>
                <w:kern w:val="0"/>
                <w:sz w:val="18"/>
                <w:szCs w:val="18"/>
              </w:rPr>
              <w:t>、</w:t>
            </w:r>
            <w:r>
              <w:rPr>
                <w:rFonts w:hint="eastAsia"/>
                <w:sz w:val="18"/>
                <w:szCs w:val="18"/>
              </w:rPr>
              <w:t>承建方</w:t>
            </w:r>
            <w:r>
              <w:rPr>
                <w:sz w:val="18"/>
                <w:szCs w:val="18"/>
              </w:rPr>
              <w:t>PLMN</w:t>
            </w:r>
          </w:p>
        </w:tc>
      </w:tr>
    </w:tbl>
    <w:p w:rsidR="00B53BBB" w:rsidRDefault="00B53BBB">
      <w:pPr>
        <w:pStyle w:val="af5"/>
        <w:ind w:firstLine="360"/>
        <w:rPr>
          <w:rFonts w:ascii="Times New Roman"/>
          <w:sz w:val="18"/>
        </w:rPr>
      </w:pPr>
    </w:p>
    <w:p w:rsidR="00B53BBB" w:rsidRDefault="00776686">
      <w:pPr>
        <w:pStyle w:val="af5"/>
        <w:rPr>
          <w:rFonts w:hAnsi="宋体"/>
          <w:kern w:val="2"/>
          <w:szCs w:val="24"/>
        </w:rPr>
      </w:pPr>
      <w:r>
        <w:rPr>
          <w:rFonts w:hAnsi="宋体"/>
          <w:kern w:val="2"/>
          <w:szCs w:val="24"/>
        </w:rPr>
        <w:t>无线网基础数据表中，与其他对象的</w:t>
      </w:r>
      <w:r>
        <w:rPr>
          <w:rFonts w:hAnsi="宋体" w:hint="eastAsia"/>
          <w:kern w:val="2"/>
          <w:szCs w:val="24"/>
        </w:rPr>
        <w:t>关联</w:t>
      </w:r>
      <w:r>
        <w:rPr>
          <w:rFonts w:hAnsi="宋体"/>
          <w:kern w:val="2"/>
          <w:szCs w:val="24"/>
        </w:rPr>
        <w:t>关系填写说明如下表所示。</w:t>
      </w:r>
    </w:p>
    <w:p w:rsidR="00B53BBB" w:rsidRDefault="00776686">
      <w:pPr>
        <w:pStyle w:val="af5"/>
        <w:numPr>
          <w:ilvl w:val="0"/>
          <w:numId w:val="7"/>
        </w:numPr>
        <w:tabs>
          <w:tab w:val="clear" w:pos="4201"/>
          <w:tab w:val="center" w:pos="851"/>
        </w:tabs>
        <w:ind w:firstLineChars="0"/>
        <w:jc w:val="center"/>
        <w:rPr>
          <w:rFonts w:ascii="Times New Roman"/>
        </w:rPr>
      </w:pPr>
      <w:r>
        <w:rPr>
          <w:rFonts w:ascii="Times New Roman"/>
        </w:rPr>
        <w:t>数据间关联关系填写说明</w:t>
      </w:r>
    </w:p>
    <w:p w:rsidR="00B53BBB" w:rsidRDefault="00B53BBB">
      <w:pPr>
        <w:pStyle w:val="af5"/>
        <w:ind w:firstLine="360"/>
        <w:rPr>
          <w:rFonts w:ascii="Times New Roman"/>
          <w:sz w:val="18"/>
        </w:rPr>
      </w:pP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6"/>
        <w:gridCol w:w="2300"/>
        <w:gridCol w:w="5569"/>
      </w:tblGrid>
      <w:tr w:rsidR="00B53BBB">
        <w:trPr>
          <w:trHeight w:val="720"/>
        </w:trPr>
        <w:tc>
          <w:tcPr>
            <w:tcW w:w="1826"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rFonts w:hint="eastAsia"/>
                <w:b/>
                <w:color w:val="000000"/>
                <w:kern w:val="0"/>
                <w:sz w:val="18"/>
                <w:szCs w:val="18"/>
                <w:shd w:val="clear" w:color="auto" w:fill="D9D9D9" w:themeFill="background1" w:themeFillShade="D9"/>
              </w:rPr>
              <w:t>主表</w:t>
            </w:r>
          </w:p>
        </w:tc>
        <w:tc>
          <w:tcPr>
            <w:tcW w:w="2300"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b/>
                <w:color w:val="000000"/>
                <w:kern w:val="0"/>
                <w:sz w:val="18"/>
                <w:szCs w:val="18"/>
                <w:shd w:val="clear" w:color="auto" w:fill="D9D9D9" w:themeFill="background1" w:themeFillShade="D9"/>
              </w:rPr>
              <w:t>关联</w:t>
            </w:r>
            <w:r>
              <w:rPr>
                <w:rFonts w:hint="eastAsia"/>
                <w:b/>
                <w:color w:val="000000"/>
                <w:kern w:val="0"/>
                <w:sz w:val="18"/>
                <w:szCs w:val="18"/>
                <w:shd w:val="clear" w:color="auto" w:fill="D9D9D9" w:themeFill="background1" w:themeFillShade="D9"/>
              </w:rPr>
              <w:t>表</w:t>
            </w:r>
          </w:p>
        </w:tc>
        <w:tc>
          <w:tcPr>
            <w:tcW w:w="5569" w:type="dxa"/>
            <w:shd w:val="clear" w:color="auto" w:fill="D9D9D9" w:themeFill="background1" w:themeFillShade="D9"/>
            <w:noWrap/>
            <w:tcMar>
              <w:top w:w="0" w:type="dxa"/>
              <w:left w:w="108" w:type="dxa"/>
              <w:bottom w:w="0" w:type="dxa"/>
              <w:right w:w="108" w:type="dxa"/>
            </w:tcMar>
            <w:vAlign w:val="bottom"/>
          </w:tcPr>
          <w:p w:rsidR="00B53BBB" w:rsidRDefault="00776686">
            <w:pPr>
              <w:widowControl/>
              <w:jc w:val="center"/>
              <w:rPr>
                <w:b/>
                <w:color w:val="000000"/>
                <w:kern w:val="0"/>
                <w:sz w:val="18"/>
                <w:szCs w:val="18"/>
                <w:shd w:val="clear" w:color="auto" w:fill="D9D9D9" w:themeFill="background1" w:themeFillShade="D9"/>
              </w:rPr>
            </w:pPr>
            <w:r>
              <w:rPr>
                <w:b/>
                <w:color w:val="000000"/>
                <w:kern w:val="0"/>
                <w:sz w:val="18"/>
                <w:szCs w:val="18"/>
                <w:shd w:val="clear" w:color="auto" w:fill="D9D9D9" w:themeFill="background1" w:themeFillShade="D9"/>
              </w:rPr>
              <w:t>关联</w:t>
            </w:r>
            <w:r>
              <w:rPr>
                <w:rFonts w:hint="eastAsia"/>
                <w:b/>
                <w:color w:val="000000"/>
                <w:kern w:val="0"/>
                <w:sz w:val="18"/>
                <w:szCs w:val="18"/>
                <w:shd w:val="clear" w:color="auto" w:fill="D9D9D9" w:themeFill="background1" w:themeFillShade="D9"/>
              </w:rPr>
              <w:t>字段</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rFonts w:hint="eastAsia"/>
                <w:kern w:val="0"/>
              </w:rPr>
              <w:t>运营商</w:t>
            </w:r>
            <w:r>
              <w:rPr>
                <w:sz w:val="18"/>
                <w:szCs w:val="18"/>
              </w:rPr>
              <w:t>NR Cell CU</w:t>
            </w:r>
          </w:p>
        </w:tc>
        <w:tc>
          <w:tcPr>
            <w:tcW w:w="2300" w:type="dxa"/>
            <w:noWrap/>
            <w:tcMar>
              <w:top w:w="0" w:type="dxa"/>
              <w:left w:w="108" w:type="dxa"/>
              <w:bottom w:w="0" w:type="dxa"/>
              <w:right w:w="108" w:type="dxa"/>
            </w:tcMar>
            <w:vAlign w:val="center"/>
          </w:tcPr>
          <w:p w:rsidR="00B53BBB" w:rsidRDefault="00776686">
            <w:pPr>
              <w:widowControl/>
              <w:rPr>
                <w:color w:val="000000"/>
                <w:kern w:val="0"/>
                <w:sz w:val="18"/>
                <w:szCs w:val="18"/>
              </w:rPr>
            </w:pPr>
            <w:r>
              <w:rPr>
                <w:rFonts w:hint="eastAsia"/>
                <w:kern w:val="0"/>
              </w:rPr>
              <w:t>运营商</w:t>
            </w:r>
            <w:r>
              <w:rPr>
                <w:sz w:val="18"/>
                <w:szCs w:val="18"/>
              </w:rPr>
              <w:t>NR Cell DU</w:t>
            </w:r>
          </w:p>
        </w:tc>
        <w:tc>
          <w:tcPr>
            <w:tcW w:w="5569" w:type="dxa"/>
            <w:noWrap/>
            <w:tcMar>
              <w:top w:w="0" w:type="dxa"/>
              <w:left w:w="108" w:type="dxa"/>
              <w:bottom w:w="0" w:type="dxa"/>
              <w:right w:w="108" w:type="dxa"/>
            </w:tcMar>
            <w:vAlign w:val="center"/>
          </w:tcPr>
          <w:p w:rsidR="00B53BBB" w:rsidRDefault="00776686">
            <w:pPr>
              <w:rPr>
                <w:color w:val="000000"/>
                <w:sz w:val="18"/>
                <w:szCs w:val="18"/>
              </w:rPr>
            </w:pPr>
            <w:r>
              <w:rPr>
                <w:rFonts w:hint="eastAsia"/>
                <w:color w:val="000000"/>
                <w:sz w:val="18"/>
                <w:szCs w:val="18"/>
              </w:rPr>
              <w:t>NCI</w:t>
            </w:r>
          </w:p>
        </w:tc>
      </w:tr>
      <w:tr w:rsidR="00B53BBB">
        <w:trPr>
          <w:trHeight w:val="240"/>
        </w:trPr>
        <w:tc>
          <w:tcPr>
            <w:tcW w:w="1826" w:type="dxa"/>
            <w:noWrap/>
            <w:tcMar>
              <w:top w:w="0" w:type="dxa"/>
              <w:left w:w="108" w:type="dxa"/>
              <w:bottom w:w="0" w:type="dxa"/>
              <w:right w:w="108" w:type="dxa"/>
            </w:tcMar>
            <w:vAlign w:val="bottom"/>
          </w:tcPr>
          <w:p w:rsidR="00B53BBB" w:rsidRDefault="00776686">
            <w:pPr>
              <w:rPr>
                <w:sz w:val="18"/>
                <w:szCs w:val="18"/>
              </w:rPr>
            </w:pPr>
            <w:r>
              <w:rPr>
                <w:rFonts w:hint="eastAsia"/>
                <w:sz w:val="18"/>
                <w:szCs w:val="18"/>
              </w:rPr>
              <w:t>运营商</w:t>
            </w:r>
            <w:r>
              <w:rPr>
                <w:sz w:val="18"/>
                <w:szCs w:val="18"/>
              </w:rPr>
              <w:t>NR Cell CU</w:t>
            </w:r>
          </w:p>
        </w:tc>
        <w:tc>
          <w:tcPr>
            <w:tcW w:w="2300" w:type="dxa"/>
            <w:noWrap/>
            <w:tcMar>
              <w:top w:w="0" w:type="dxa"/>
              <w:left w:w="108" w:type="dxa"/>
              <w:bottom w:w="0" w:type="dxa"/>
              <w:right w:w="108" w:type="dxa"/>
            </w:tcMar>
            <w:vAlign w:val="center"/>
          </w:tcPr>
          <w:p w:rsidR="00B53BBB" w:rsidRDefault="00776686">
            <w:pPr>
              <w:widowControl/>
              <w:rPr>
                <w:sz w:val="18"/>
                <w:szCs w:val="18"/>
              </w:rPr>
            </w:pPr>
            <w:r>
              <w:rPr>
                <w:rFonts w:hint="eastAsia"/>
                <w:sz w:val="18"/>
                <w:szCs w:val="18"/>
              </w:rPr>
              <w:t>运营商</w:t>
            </w:r>
            <w:r>
              <w:rPr>
                <w:sz w:val="18"/>
                <w:szCs w:val="18"/>
              </w:rPr>
              <w:t>gnB</w:t>
            </w:r>
          </w:p>
        </w:tc>
        <w:tc>
          <w:tcPr>
            <w:tcW w:w="5569" w:type="dxa"/>
            <w:noWrap/>
            <w:tcMar>
              <w:top w:w="0" w:type="dxa"/>
              <w:left w:w="108" w:type="dxa"/>
              <w:bottom w:w="0" w:type="dxa"/>
              <w:right w:w="108" w:type="dxa"/>
            </w:tcMar>
          </w:tcPr>
          <w:p w:rsidR="00B53BBB" w:rsidRDefault="00776686">
            <w:pPr>
              <w:rPr>
                <w:color w:val="000000"/>
                <w:sz w:val="18"/>
                <w:szCs w:val="18"/>
              </w:rPr>
            </w:pPr>
            <w:r>
              <w:rPr>
                <w:color w:val="000000"/>
                <w:kern w:val="0"/>
                <w:sz w:val="18"/>
                <w:szCs w:val="18"/>
              </w:rPr>
              <w:t>所属</w:t>
            </w:r>
            <w:r>
              <w:rPr>
                <w:rFonts w:hint="eastAsia"/>
                <w:color w:val="000000"/>
                <w:kern w:val="0"/>
                <w:sz w:val="18"/>
                <w:szCs w:val="18"/>
              </w:rPr>
              <w:t>运营商</w:t>
            </w:r>
            <w:r>
              <w:rPr>
                <w:color w:val="000000"/>
                <w:kern w:val="0"/>
                <w:sz w:val="18"/>
                <w:szCs w:val="18"/>
              </w:rPr>
              <w:t>基站编码</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color w:val="000000"/>
                <w:kern w:val="0"/>
                <w:sz w:val="18"/>
                <w:szCs w:val="18"/>
              </w:rPr>
            </w:pPr>
            <w:r>
              <w:rPr>
                <w:rFonts w:hint="eastAsia"/>
                <w:sz w:val="18"/>
                <w:szCs w:val="18"/>
              </w:rPr>
              <w:t>运营商</w:t>
            </w:r>
            <w:r>
              <w:rPr>
                <w:sz w:val="18"/>
                <w:szCs w:val="18"/>
              </w:rPr>
              <w:t>NR Cell DU</w:t>
            </w:r>
          </w:p>
        </w:tc>
        <w:tc>
          <w:tcPr>
            <w:tcW w:w="2300" w:type="dxa"/>
            <w:noWrap/>
            <w:tcMar>
              <w:top w:w="0" w:type="dxa"/>
              <w:left w:w="108" w:type="dxa"/>
              <w:bottom w:w="0" w:type="dxa"/>
              <w:right w:w="108" w:type="dxa"/>
            </w:tcMar>
            <w:vAlign w:val="center"/>
          </w:tcPr>
          <w:p w:rsidR="00B53BBB" w:rsidRDefault="00776686">
            <w:pPr>
              <w:widowControl/>
              <w:rPr>
                <w:color w:val="000000"/>
                <w:sz w:val="18"/>
                <w:szCs w:val="18"/>
              </w:rPr>
            </w:pPr>
            <w:r>
              <w:rPr>
                <w:rFonts w:hint="eastAsia"/>
                <w:sz w:val="18"/>
                <w:szCs w:val="18"/>
              </w:rPr>
              <w:t>运营商</w:t>
            </w:r>
            <w:r>
              <w:rPr>
                <w:sz w:val="18"/>
                <w:szCs w:val="18"/>
              </w:rPr>
              <w:t>gnB</w:t>
            </w:r>
          </w:p>
        </w:tc>
        <w:tc>
          <w:tcPr>
            <w:tcW w:w="5569" w:type="dxa"/>
            <w:noWrap/>
            <w:tcMar>
              <w:top w:w="0" w:type="dxa"/>
              <w:left w:w="108" w:type="dxa"/>
              <w:bottom w:w="0" w:type="dxa"/>
              <w:right w:w="108" w:type="dxa"/>
            </w:tcMar>
          </w:tcPr>
          <w:p w:rsidR="00B53BBB" w:rsidRDefault="00776686">
            <w:pPr>
              <w:rPr>
                <w:color w:val="000000"/>
                <w:sz w:val="18"/>
                <w:szCs w:val="18"/>
              </w:rPr>
            </w:pPr>
            <w:r>
              <w:rPr>
                <w:color w:val="000000"/>
                <w:kern w:val="0"/>
                <w:sz w:val="18"/>
                <w:szCs w:val="18"/>
              </w:rPr>
              <w:t>所属</w:t>
            </w:r>
            <w:r>
              <w:rPr>
                <w:rFonts w:hint="eastAsia"/>
                <w:color w:val="000000"/>
                <w:kern w:val="0"/>
                <w:sz w:val="18"/>
                <w:szCs w:val="18"/>
              </w:rPr>
              <w:t>运营商</w:t>
            </w:r>
            <w:r>
              <w:rPr>
                <w:color w:val="000000"/>
                <w:kern w:val="0"/>
                <w:sz w:val="18"/>
                <w:szCs w:val="18"/>
              </w:rPr>
              <w:t>基站编码</w:t>
            </w:r>
          </w:p>
        </w:tc>
      </w:tr>
      <w:tr w:rsidR="00B53BBB">
        <w:trPr>
          <w:trHeight w:val="240"/>
        </w:trPr>
        <w:tc>
          <w:tcPr>
            <w:tcW w:w="1826" w:type="dxa"/>
            <w:noWrap/>
            <w:tcMar>
              <w:top w:w="0" w:type="dxa"/>
              <w:left w:w="108" w:type="dxa"/>
              <w:bottom w:w="0" w:type="dxa"/>
              <w:right w:w="108" w:type="dxa"/>
            </w:tcMar>
            <w:vAlign w:val="bottom"/>
          </w:tcPr>
          <w:p w:rsidR="00B53BBB" w:rsidRDefault="00776686">
            <w:pPr>
              <w:widowControl/>
              <w:jc w:val="left"/>
              <w:rPr>
                <w:sz w:val="18"/>
                <w:szCs w:val="18"/>
              </w:rPr>
            </w:pPr>
            <w:r>
              <w:rPr>
                <w:sz w:val="18"/>
                <w:szCs w:val="18"/>
              </w:rPr>
              <w:t>NR Cell DU</w:t>
            </w:r>
          </w:p>
        </w:tc>
        <w:tc>
          <w:tcPr>
            <w:tcW w:w="2300" w:type="dxa"/>
            <w:noWrap/>
            <w:tcMar>
              <w:top w:w="0" w:type="dxa"/>
              <w:left w:w="108" w:type="dxa"/>
              <w:bottom w:w="0" w:type="dxa"/>
              <w:right w:w="108" w:type="dxa"/>
            </w:tcMar>
            <w:vAlign w:val="center"/>
          </w:tcPr>
          <w:p w:rsidR="00B53BBB" w:rsidRDefault="00776686">
            <w:pPr>
              <w:widowControl/>
              <w:rPr>
                <w:sz w:val="18"/>
                <w:szCs w:val="18"/>
              </w:rPr>
            </w:pPr>
            <w:r>
              <w:rPr>
                <w:rFonts w:hint="eastAsia"/>
                <w:sz w:val="18"/>
                <w:szCs w:val="18"/>
              </w:rPr>
              <w:t>BWP</w:t>
            </w:r>
          </w:p>
        </w:tc>
        <w:tc>
          <w:tcPr>
            <w:tcW w:w="5569" w:type="dxa"/>
            <w:noWrap/>
            <w:tcMar>
              <w:top w:w="0" w:type="dxa"/>
              <w:left w:w="108" w:type="dxa"/>
              <w:bottom w:w="0" w:type="dxa"/>
              <w:right w:w="108" w:type="dxa"/>
            </w:tcMar>
          </w:tcPr>
          <w:p w:rsidR="00B53BBB" w:rsidRDefault="00776686">
            <w:pPr>
              <w:rPr>
                <w:color w:val="000000"/>
                <w:kern w:val="0"/>
                <w:sz w:val="18"/>
                <w:szCs w:val="18"/>
              </w:rPr>
            </w:pPr>
            <w:r>
              <w:rPr>
                <w:rFonts w:hint="eastAsia"/>
                <w:color w:val="000000"/>
                <w:kern w:val="0"/>
                <w:sz w:val="18"/>
                <w:szCs w:val="18"/>
              </w:rPr>
              <w:t>上行</w:t>
            </w:r>
            <w:r>
              <w:rPr>
                <w:rFonts w:hint="eastAsia"/>
                <w:color w:val="000000"/>
                <w:kern w:val="0"/>
                <w:sz w:val="18"/>
                <w:szCs w:val="18"/>
              </w:rPr>
              <w:t>bwpId</w:t>
            </w:r>
            <w:r>
              <w:rPr>
                <w:rFonts w:hint="eastAsia"/>
                <w:color w:val="000000"/>
                <w:kern w:val="0"/>
                <w:sz w:val="18"/>
                <w:szCs w:val="18"/>
              </w:rPr>
              <w:t>列表、下行</w:t>
            </w:r>
            <w:r>
              <w:rPr>
                <w:rFonts w:hint="eastAsia"/>
                <w:color w:val="000000"/>
                <w:kern w:val="0"/>
                <w:sz w:val="18"/>
                <w:szCs w:val="18"/>
              </w:rPr>
              <w:t>bwpId</w:t>
            </w:r>
            <w:r>
              <w:rPr>
                <w:rFonts w:hint="eastAsia"/>
                <w:color w:val="000000"/>
                <w:kern w:val="0"/>
                <w:sz w:val="18"/>
                <w:szCs w:val="18"/>
              </w:rPr>
              <w:t>列表</w:t>
            </w:r>
          </w:p>
        </w:tc>
      </w:tr>
    </w:tbl>
    <w:p w:rsidR="00B53BBB" w:rsidRDefault="00B53BBB">
      <w:pPr>
        <w:pStyle w:val="af5"/>
        <w:ind w:firstLine="360"/>
        <w:rPr>
          <w:rFonts w:ascii="Times New Roman"/>
          <w:sz w:val="18"/>
        </w:rPr>
      </w:pPr>
    </w:p>
    <w:p w:rsidR="00B53BBB" w:rsidRDefault="00776686">
      <w:pPr>
        <w:pStyle w:val="a"/>
        <w:spacing w:before="312" w:after="312"/>
        <w:rPr>
          <w:rFonts w:ascii="Times New Roman"/>
        </w:rPr>
      </w:pPr>
      <w:bookmarkStart w:id="238" w:name="_Toc382494279"/>
      <w:bookmarkStart w:id="239" w:name="_Toc424838836"/>
      <w:bookmarkStart w:id="240" w:name="_Toc270003780"/>
      <w:bookmarkStart w:id="241" w:name="_Toc406595432"/>
      <w:bookmarkStart w:id="242" w:name="_Toc470871198"/>
      <w:bookmarkStart w:id="243" w:name="_Toc123025225"/>
      <w:r>
        <w:rPr>
          <w:rFonts w:ascii="Times New Roman"/>
        </w:rPr>
        <w:t>5G</w:t>
      </w:r>
      <w:r>
        <w:rPr>
          <w:rFonts w:ascii="Times New Roman"/>
        </w:rPr>
        <w:t>无线基础数据</w:t>
      </w:r>
      <w:bookmarkEnd w:id="238"/>
      <w:bookmarkEnd w:id="239"/>
      <w:bookmarkEnd w:id="240"/>
      <w:bookmarkEnd w:id="241"/>
      <w:bookmarkEnd w:id="242"/>
      <w:bookmarkEnd w:id="243"/>
    </w:p>
    <w:p w:rsidR="00B53BBB" w:rsidRDefault="00776686">
      <w:pPr>
        <w:pStyle w:val="af5"/>
        <w:rPr>
          <w:rFonts w:hAnsi="宋体"/>
          <w:kern w:val="2"/>
          <w:szCs w:val="24"/>
        </w:rPr>
      </w:pPr>
      <w:r>
        <w:rPr>
          <w:rFonts w:hAnsi="宋体" w:hint="eastAsia"/>
          <w:kern w:val="2"/>
          <w:szCs w:val="24"/>
        </w:rPr>
        <w:t>为保持上层</w:t>
      </w:r>
      <w:r>
        <w:rPr>
          <w:rFonts w:hAnsi="宋体"/>
          <w:kern w:val="2"/>
          <w:szCs w:val="24"/>
        </w:rPr>
        <w:t>应用系统的</w:t>
      </w:r>
      <w:r>
        <w:rPr>
          <w:rFonts w:hAnsi="宋体" w:hint="eastAsia"/>
          <w:kern w:val="2"/>
          <w:szCs w:val="24"/>
        </w:rPr>
        <w:t>接口</w:t>
      </w:r>
      <w:r>
        <w:rPr>
          <w:rFonts w:hAnsi="宋体"/>
          <w:kern w:val="2"/>
          <w:szCs w:val="24"/>
        </w:rPr>
        <w:t>统一性</w:t>
      </w:r>
      <w:r>
        <w:rPr>
          <w:rFonts w:hAnsi="宋体" w:hint="eastAsia"/>
          <w:kern w:val="2"/>
          <w:szCs w:val="24"/>
        </w:rPr>
        <w:t>，本规范</w:t>
      </w:r>
      <w:r>
        <w:rPr>
          <w:rFonts w:hAnsi="宋体"/>
          <w:kern w:val="2"/>
          <w:szCs w:val="24"/>
        </w:rPr>
        <w:t>不针对</w:t>
      </w:r>
      <w:r>
        <w:rPr>
          <w:rFonts w:hAnsi="宋体" w:hint="eastAsia"/>
          <w:kern w:val="2"/>
          <w:szCs w:val="24"/>
        </w:rPr>
        <w:t>5</w:t>
      </w:r>
      <w:r>
        <w:rPr>
          <w:rFonts w:hAnsi="宋体"/>
          <w:kern w:val="2"/>
          <w:szCs w:val="24"/>
        </w:rPr>
        <w:t>G社会化基站对接口进行删减，</w:t>
      </w:r>
      <w:r>
        <w:rPr>
          <w:rFonts w:hAnsi="宋体" w:hint="eastAsia"/>
          <w:kern w:val="2"/>
          <w:szCs w:val="24"/>
        </w:rPr>
        <w:t>对于</w:t>
      </w:r>
      <w:r>
        <w:rPr>
          <w:rFonts w:hAnsi="宋体"/>
          <w:kern w:val="2"/>
          <w:szCs w:val="24"/>
        </w:rPr>
        <w:t>有些数据</w:t>
      </w:r>
      <w:r>
        <w:rPr>
          <w:rFonts w:hAnsi="宋体" w:hint="eastAsia"/>
          <w:kern w:val="2"/>
          <w:szCs w:val="24"/>
        </w:rPr>
        <w:t>字段5</w:t>
      </w:r>
      <w:r>
        <w:rPr>
          <w:rFonts w:hAnsi="宋体"/>
          <w:kern w:val="2"/>
          <w:szCs w:val="24"/>
        </w:rPr>
        <w:t>G社会化基站</w:t>
      </w:r>
      <w:r>
        <w:rPr>
          <w:rFonts w:hAnsi="宋体" w:hint="eastAsia"/>
          <w:kern w:val="2"/>
          <w:szCs w:val="24"/>
        </w:rPr>
        <w:t>无法</w:t>
      </w:r>
      <w:r>
        <w:rPr>
          <w:rFonts w:hAnsi="宋体"/>
          <w:kern w:val="2"/>
          <w:szCs w:val="24"/>
        </w:rPr>
        <w:t>提供的情况，</w:t>
      </w:r>
      <w:r>
        <w:rPr>
          <w:rFonts w:hAnsi="宋体" w:hint="eastAsia"/>
          <w:kern w:val="2"/>
          <w:szCs w:val="24"/>
        </w:rPr>
        <w:t>5</w:t>
      </w:r>
      <w:r>
        <w:rPr>
          <w:rFonts w:hAnsi="宋体"/>
          <w:kern w:val="2"/>
          <w:szCs w:val="24"/>
        </w:rPr>
        <w:t>G社会化基站</w:t>
      </w:r>
      <w:r>
        <w:rPr>
          <w:rFonts w:hAnsi="宋体" w:hint="eastAsia"/>
          <w:kern w:val="2"/>
          <w:szCs w:val="24"/>
        </w:rPr>
        <w:t>网管上报时</w:t>
      </w:r>
      <w:r>
        <w:rPr>
          <w:rFonts w:hAnsi="宋体"/>
          <w:kern w:val="2"/>
          <w:szCs w:val="24"/>
        </w:rPr>
        <w:t>可以填空。</w:t>
      </w:r>
    </w:p>
    <w:p w:rsidR="00B53BBB" w:rsidRDefault="00776686">
      <w:pPr>
        <w:pStyle w:val="a0"/>
        <w:spacing w:before="156" w:after="156"/>
        <w:rPr>
          <w:rFonts w:ascii="Times New Roman"/>
        </w:rPr>
      </w:pPr>
      <w:bookmarkStart w:id="244" w:name="_Toc123025226"/>
      <w:r>
        <w:rPr>
          <w:rFonts w:ascii="Times New Roman"/>
        </w:rPr>
        <w:t>板卡</w:t>
      </w:r>
      <w:bookmarkEnd w:id="244"/>
    </w:p>
    <w:tbl>
      <w:tblPr>
        <w:tblW w:w="8959" w:type="dxa"/>
        <w:tblInd w:w="-5" w:type="dxa"/>
        <w:tblLayout w:type="fixed"/>
        <w:tblLook w:val="04A0" w:firstRow="1" w:lastRow="0" w:firstColumn="1" w:lastColumn="0" w:noHBand="0" w:noVBand="1"/>
      </w:tblPr>
      <w:tblGrid>
        <w:gridCol w:w="993"/>
        <w:gridCol w:w="992"/>
        <w:gridCol w:w="3544"/>
        <w:gridCol w:w="1559"/>
        <w:gridCol w:w="425"/>
        <w:gridCol w:w="1019"/>
        <w:gridCol w:w="427"/>
      </w:tblGrid>
      <w:tr w:rsidR="00B53BBB">
        <w:trPr>
          <w:trHeight w:val="342"/>
        </w:trPr>
        <w:tc>
          <w:tcPr>
            <w:tcW w:w="993"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英文名称</w:t>
            </w:r>
          </w:p>
        </w:tc>
        <w:tc>
          <w:tcPr>
            <w:tcW w:w="99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54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155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数据类型</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101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采集方式</w:t>
            </w:r>
          </w:p>
        </w:tc>
        <w:tc>
          <w:tcPr>
            <w:tcW w:w="42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cardId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w:t>
            </w:r>
            <w:r>
              <w:rPr>
                <w:color w:val="000000"/>
                <w:kern w:val="0"/>
                <w:sz w:val="18"/>
                <w:szCs w:val="18"/>
              </w:rPr>
              <w:t>ID</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w:t>
            </w:r>
            <w:r>
              <w:rPr>
                <w:color w:val="000000"/>
                <w:kern w:val="0"/>
                <w:sz w:val="18"/>
                <w:szCs w:val="18"/>
              </w:rPr>
              <w:t>ID</w:t>
            </w:r>
            <w:r>
              <w:rPr>
                <w:color w:val="000000"/>
                <w:kern w:val="0"/>
                <w:sz w:val="18"/>
                <w:szCs w:val="18"/>
              </w:rPr>
              <w:t>。</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510"/>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cardFucntiontype</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板卡功能类型</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板卡类型取值：</w:t>
            </w:r>
            <w:r>
              <w:rPr>
                <w:color w:val="000000"/>
                <w:kern w:val="0"/>
                <w:sz w:val="18"/>
                <w:szCs w:val="18"/>
              </w:rPr>
              <w:t>MainControl</w:t>
            </w:r>
            <w:r>
              <w:rPr>
                <w:color w:val="000000"/>
                <w:kern w:val="0"/>
                <w:sz w:val="18"/>
                <w:szCs w:val="18"/>
              </w:rPr>
              <w:t>，</w:t>
            </w:r>
            <w:r>
              <w:rPr>
                <w:color w:val="000000"/>
                <w:kern w:val="0"/>
                <w:sz w:val="18"/>
                <w:szCs w:val="18"/>
              </w:rPr>
              <w:t>Carrier</w:t>
            </w:r>
            <w:r>
              <w:rPr>
                <w:color w:val="000000"/>
                <w:kern w:val="0"/>
                <w:sz w:val="18"/>
                <w:szCs w:val="18"/>
              </w:rPr>
              <w:t>，</w:t>
            </w:r>
            <w:r>
              <w:rPr>
                <w:color w:val="000000"/>
                <w:kern w:val="0"/>
                <w:sz w:val="18"/>
                <w:szCs w:val="18"/>
              </w:rPr>
              <w:t>Trans</w:t>
            </w:r>
            <w:r>
              <w:rPr>
                <w:color w:val="000000"/>
                <w:kern w:val="0"/>
                <w:sz w:val="18"/>
                <w:szCs w:val="18"/>
              </w:rPr>
              <w:t>，</w:t>
            </w:r>
            <w:r>
              <w:rPr>
                <w:color w:val="000000"/>
                <w:kern w:val="0"/>
                <w:sz w:val="18"/>
                <w:szCs w:val="18"/>
              </w:rPr>
              <w:t>Power</w:t>
            </w:r>
            <w:r>
              <w:rPr>
                <w:color w:val="000000"/>
                <w:kern w:val="0"/>
                <w:sz w:val="18"/>
                <w:szCs w:val="18"/>
              </w:rPr>
              <w:t>，</w:t>
            </w:r>
            <w:r>
              <w:rPr>
                <w:color w:val="000000"/>
                <w:kern w:val="0"/>
                <w:sz w:val="18"/>
                <w:szCs w:val="18"/>
              </w:rPr>
              <w:t>Other</w:t>
            </w:r>
            <w:r>
              <w:rPr>
                <w:color w:val="000000"/>
                <w:kern w:val="0"/>
                <w:sz w:val="18"/>
                <w:szCs w:val="18"/>
              </w:rPr>
              <w:t>，分别表示主控板、载频板、传输板、电源板、其他板卡类型。对跨类型的板卡，本字段应包括该板卡的全部功能类型，用</w:t>
            </w:r>
            <w:r>
              <w:rPr>
                <w:color w:val="000000"/>
                <w:kern w:val="0"/>
                <w:sz w:val="18"/>
                <w:szCs w:val="18"/>
              </w:rPr>
              <w:t>“</w:t>
            </w:r>
            <w:r>
              <w:rPr>
                <w:color w:val="000000"/>
                <w:kern w:val="0"/>
                <w:sz w:val="18"/>
                <w:szCs w:val="18"/>
              </w:rPr>
              <w:t>，</w:t>
            </w:r>
            <w:r>
              <w:rPr>
                <w:color w:val="000000"/>
                <w:kern w:val="0"/>
                <w:sz w:val="18"/>
                <w:szCs w:val="18"/>
              </w:rPr>
              <w:t>”</w:t>
            </w:r>
            <w:r>
              <w:rPr>
                <w:color w:val="000000"/>
                <w:kern w:val="0"/>
                <w:sz w:val="18"/>
                <w:szCs w:val="18"/>
              </w:rPr>
              <w:t>隔开。</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cardType</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板卡型号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具体的单板型号，如：主控板型号</w:t>
            </w:r>
            <w:r>
              <w:rPr>
                <w:color w:val="000000"/>
                <w:kern w:val="0"/>
                <w:sz w:val="18"/>
                <w:szCs w:val="18"/>
              </w:rPr>
              <w:t>XXX…</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sequence</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板卡序列号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w:t>
            </w:r>
            <w:r>
              <w:rPr>
                <w:color w:val="000000"/>
                <w:kern w:val="0"/>
                <w:sz w:val="18"/>
                <w:szCs w:val="18"/>
              </w:rPr>
              <w:t xml:space="preserve">SN </w:t>
            </w:r>
            <w:r>
              <w:rPr>
                <w:color w:val="000000"/>
                <w:kern w:val="0"/>
                <w:sz w:val="18"/>
                <w:szCs w:val="18"/>
              </w:rPr>
              <w:t>号</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rackId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所属机柜号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设备所在机柜序号</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shelfId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所属机框号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jc w:val="left"/>
              <w:rPr>
                <w:color w:val="000000"/>
                <w:sz w:val="18"/>
                <w:szCs w:val="18"/>
              </w:rPr>
            </w:pPr>
            <w:r>
              <w:rPr>
                <w:color w:val="000000"/>
                <w:sz w:val="18"/>
                <w:szCs w:val="18"/>
              </w:rPr>
              <w:t>设备所在机框序号</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slotId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所属槽位号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jc w:val="left"/>
              <w:rPr>
                <w:color w:val="000000"/>
                <w:sz w:val="18"/>
                <w:szCs w:val="18"/>
              </w:rPr>
            </w:pPr>
            <w:r>
              <w:rPr>
                <w:color w:val="000000"/>
                <w:sz w:val="18"/>
                <w:szCs w:val="18"/>
              </w:rPr>
              <w:t>设备所在槽位序号</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CUId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rFonts w:hint="eastAsia"/>
                <w:color w:val="000000"/>
                <w:kern w:val="0"/>
                <w:sz w:val="18"/>
                <w:szCs w:val="18"/>
              </w:rPr>
              <w:t>所属物理</w:t>
            </w:r>
            <w:r>
              <w:rPr>
                <w:rFonts w:hint="eastAsia"/>
                <w:color w:val="000000"/>
                <w:kern w:val="0"/>
                <w:sz w:val="18"/>
                <w:szCs w:val="18"/>
              </w:rPr>
              <w:t>C</w:t>
            </w:r>
            <w:r>
              <w:rPr>
                <w:color w:val="000000"/>
                <w:kern w:val="0"/>
                <w:sz w:val="18"/>
                <w:szCs w:val="18"/>
              </w:rPr>
              <w:t>U</w:t>
            </w:r>
            <w:r>
              <w:rPr>
                <w:color w:val="000000"/>
                <w:kern w:val="0"/>
                <w:sz w:val="18"/>
                <w:szCs w:val="18"/>
              </w:rPr>
              <w:t>编号</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jc w:val="left"/>
              <w:rPr>
                <w:color w:val="000000"/>
                <w:sz w:val="18"/>
                <w:szCs w:val="18"/>
              </w:rPr>
            </w:pPr>
            <w:r>
              <w:rPr>
                <w:color w:val="000000"/>
                <w:kern w:val="0"/>
                <w:sz w:val="18"/>
                <w:szCs w:val="18"/>
              </w:rPr>
              <w:t>表示</w:t>
            </w:r>
            <w:r>
              <w:rPr>
                <w:rFonts w:hint="eastAsia"/>
                <w:color w:val="000000"/>
                <w:kern w:val="0"/>
                <w:sz w:val="18"/>
                <w:szCs w:val="18"/>
              </w:rPr>
              <w:t>所属物理</w:t>
            </w:r>
            <w:r>
              <w:rPr>
                <w:rFonts w:hint="eastAsia"/>
                <w:color w:val="000000"/>
                <w:kern w:val="0"/>
                <w:sz w:val="18"/>
                <w:szCs w:val="18"/>
              </w:rPr>
              <w:t>C</w:t>
            </w:r>
            <w:r>
              <w:rPr>
                <w:color w:val="000000"/>
                <w:kern w:val="0"/>
                <w:sz w:val="18"/>
                <w:szCs w:val="18"/>
              </w:rPr>
              <w:t>U</w:t>
            </w:r>
            <w:r>
              <w:rPr>
                <w:color w:val="000000"/>
                <w:kern w:val="0"/>
                <w:sz w:val="18"/>
                <w:szCs w:val="18"/>
              </w:rPr>
              <w:t>的编号，</w:t>
            </w:r>
            <w:r>
              <w:rPr>
                <w:rFonts w:hint="eastAsia"/>
                <w:color w:val="000000"/>
                <w:kern w:val="0"/>
                <w:sz w:val="18"/>
                <w:szCs w:val="18"/>
              </w:rPr>
              <w:t>可填写</w:t>
            </w:r>
            <w:r>
              <w:rPr>
                <w:color w:val="000000"/>
                <w:kern w:val="0"/>
                <w:sz w:val="18"/>
                <w:szCs w:val="18"/>
              </w:rPr>
              <w:t>厂商</w:t>
            </w:r>
            <w:r>
              <w:rPr>
                <w:color w:val="000000"/>
                <w:kern w:val="0"/>
                <w:sz w:val="18"/>
                <w:szCs w:val="18"/>
              </w:rPr>
              <w:t>ManagedElement</w:t>
            </w:r>
            <w:r>
              <w:rPr>
                <w:rFonts w:hint="eastAsia"/>
                <w:color w:val="000000"/>
                <w:kern w:val="0"/>
                <w:sz w:val="18"/>
                <w:szCs w:val="18"/>
              </w:rPr>
              <w:t>的</w:t>
            </w:r>
            <w:r>
              <w:rPr>
                <w:color w:val="000000"/>
                <w:kern w:val="0"/>
                <w:sz w:val="18"/>
                <w:szCs w:val="18"/>
              </w:rPr>
              <w:t>取值，在</w:t>
            </w:r>
            <w:r>
              <w:rPr>
                <w:rFonts w:hint="eastAsia"/>
                <w:color w:val="000000"/>
                <w:kern w:val="0"/>
                <w:sz w:val="18"/>
                <w:szCs w:val="18"/>
              </w:rPr>
              <w:t>同</w:t>
            </w:r>
            <w:r>
              <w:rPr>
                <w:color w:val="000000"/>
                <w:kern w:val="0"/>
                <w:sz w:val="18"/>
                <w:szCs w:val="18"/>
              </w:rPr>
              <w:t>一个</w:t>
            </w:r>
            <w:r>
              <w:rPr>
                <w:rFonts w:hint="eastAsia"/>
                <w:color w:val="000000"/>
                <w:kern w:val="0"/>
                <w:sz w:val="18"/>
                <w:szCs w:val="18"/>
              </w:rPr>
              <w:t>设备商</w:t>
            </w:r>
            <w:r>
              <w:rPr>
                <w:color w:val="000000"/>
                <w:kern w:val="0"/>
                <w:sz w:val="18"/>
                <w:szCs w:val="18"/>
              </w:rPr>
              <w:t>内编号唯一。</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rFonts w:hint="eastAsia"/>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55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dateOfManufacture</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生产日期</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板卡生产日期</w:t>
            </w:r>
            <w:r>
              <w:rPr>
                <w:color w:val="000000"/>
                <w:kern w:val="0"/>
                <w:sz w:val="18"/>
                <w:szCs w:val="18"/>
              </w:rPr>
              <w:t>,</w:t>
            </w:r>
            <w:r>
              <w:rPr>
                <w:color w:val="000000"/>
                <w:kern w:val="0"/>
                <w:sz w:val="18"/>
                <w:szCs w:val="18"/>
              </w:rPr>
              <w:t>格式：</w:t>
            </w:r>
            <w:r>
              <w:rPr>
                <w:color w:val="000000"/>
                <w:kern w:val="0"/>
                <w:sz w:val="18"/>
                <w:szCs w:val="18"/>
              </w:rPr>
              <w:t>YYYY-MM-DD</w:t>
            </w:r>
            <w:r>
              <w:rPr>
                <w:color w:val="000000"/>
                <w:kern w:val="0"/>
                <w:sz w:val="18"/>
                <w:szCs w:val="18"/>
              </w:rPr>
              <w:t>。</w:t>
            </w:r>
          </w:p>
        </w:tc>
        <w:tc>
          <w:tcPr>
            <w:tcW w:w="1559" w:type="dxa"/>
            <w:tcBorders>
              <w:top w:val="nil"/>
              <w:left w:val="nil"/>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日期</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dateOfLastService</w:t>
            </w:r>
          </w:p>
        </w:tc>
        <w:tc>
          <w:tcPr>
            <w:tcW w:w="992"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最近服务日期</w:t>
            </w:r>
          </w:p>
        </w:tc>
        <w:tc>
          <w:tcPr>
            <w:tcW w:w="3544"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板卡最近一次恢复工作正常状态的日期，格式：</w:t>
            </w:r>
            <w:r>
              <w:rPr>
                <w:color w:val="000000"/>
                <w:kern w:val="0"/>
                <w:sz w:val="18"/>
                <w:szCs w:val="18"/>
              </w:rPr>
              <w:t>YYYY-MM-DD</w:t>
            </w:r>
            <w:r>
              <w:rPr>
                <w:color w:val="000000"/>
                <w:kern w:val="0"/>
                <w:sz w:val="18"/>
                <w:szCs w:val="18"/>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日期</w:t>
            </w:r>
          </w:p>
        </w:tc>
        <w:tc>
          <w:tcPr>
            <w:tcW w:w="425"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p>
        </w:tc>
        <w:tc>
          <w:tcPr>
            <w:tcW w:w="992"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544"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字符串</w:t>
            </w:r>
          </w:p>
        </w:tc>
        <w:tc>
          <w:tcPr>
            <w:tcW w:w="425"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9"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7" w:type="dxa"/>
            <w:tcBorders>
              <w:top w:val="single" w:sz="4" w:space="0" w:color="auto"/>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776686">
      <w:pPr>
        <w:pStyle w:val="a0"/>
        <w:spacing w:before="156" w:after="156"/>
        <w:rPr>
          <w:rFonts w:ascii="Times New Roman"/>
        </w:rPr>
      </w:pPr>
      <w:bookmarkStart w:id="245" w:name="_Toc123025227"/>
      <w:r>
        <w:rPr>
          <w:rFonts w:ascii="Times New Roman"/>
        </w:rPr>
        <w:t>EMS</w:t>
      </w:r>
      <w:bookmarkEnd w:id="245"/>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3544"/>
        <w:gridCol w:w="992"/>
        <w:gridCol w:w="567"/>
        <w:gridCol w:w="1050"/>
        <w:gridCol w:w="640"/>
      </w:tblGrid>
      <w:tr w:rsidR="00B53BBB">
        <w:trPr>
          <w:trHeight w:val="300"/>
        </w:trPr>
        <w:tc>
          <w:tcPr>
            <w:tcW w:w="1129"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英文名称</w:t>
            </w:r>
          </w:p>
        </w:tc>
        <w:tc>
          <w:tcPr>
            <w:tcW w:w="1418"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544"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992"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数据类型</w:t>
            </w:r>
          </w:p>
        </w:tc>
        <w:tc>
          <w:tcPr>
            <w:tcW w:w="567"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1050"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采集方式</w:t>
            </w:r>
          </w:p>
        </w:tc>
        <w:tc>
          <w:tcPr>
            <w:tcW w:w="640" w:type="dxa"/>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465"/>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t>emsId</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标识</w:t>
            </w:r>
          </w:p>
        </w:tc>
        <w:tc>
          <w:tcPr>
            <w:tcW w:w="3544"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的唯一标识，编码规则建议采用</w:t>
            </w:r>
            <w:r>
              <w:rPr>
                <w:color w:val="000000"/>
                <w:kern w:val="0"/>
                <w:sz w:val="18"/>
                <w:szCs w:val="18"/>
              </w:rPr>
              <w:t>“</w:t>
            </w:r>
            <w:r>
              <w:rPr>
                <w:color w:val="000000"/>
                <w:kern w:val="0"/>
                <w:sz w:val="18"/>
                <w:szCs w:val="18"/>
              </w:rPr>
              <w:t>省份编码</w:t>
            </w:r>
            <w:r>
              <w:rPr>
                <w:color w:val="000000"/>
                <w:kern w:val="0"/>
                <w:sz w:val="18"/>
                <w:szCs w:val="18"/>
              </w:rPr>
              <w:t>-5G-</w:t>
            </w:r>
            <w:r>
              <w:rPr>
                <w:color w:val="000000"/>
                <w:kern w:val="0"/>
                <w:sz w:val="18"/>
                <w:szCs w:val="18"/>
              </w:rPr>
              <w:t>序号</w:t>
            </w:r>
            <w:r>
              <w:rPr>
                <w:color w:val="000000"/>
                <w:kern w:val="0"/>
                <w:sz w:val="18"/>
                <w:szCs w:val="18"/>
              </w:rPr>
              <w:t>”</w:t>
            </w:r>
            <w:r>
              <w:rPr>
                <w:color w:val="000000"/>
                <w:kern w:val="0"/>
                <w:sz w:val="18"/>
                <w:szCs w:val="18"/>
              </w:rPr>
              <w:t>的形式，如</w:t>
            </w:r>
            <w:r>
              <w:rPr>
                <w:color w:val="000000"/>
                <w:kern w:val="0"/>
                <w:sz w:val="18"/>
                <w:szCs w:val="18"/>
              </w:rPr>
              <w:t>“101-5G-1”</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65"/>
        </w:trPr>
        <w:tc>
          <w:tcPr>
            <w:tcW w:w="1129" w:type="dxa"/>
            <w:shd w:val="clear" w:color="auto" w:fill="auto"/>
            <w:vAlign w:val="center"/>
          </w:tcPr>
          <w:p w:rsidR="00B53BBB" w:rsidRDefault="00776686">
            <w:pPr>
              <w:widowControl/>
              <w:jc w:val="left"/>
              <w:rPr>
                <w:color w:val="000000"/>
                <w:kern w:val="0"/>
                <w:sz w:val="18"/>
                <w:szCs w:val="18"/>
              </w:rPr>
            </w:pPr>
            <w:r>
              <w:rPr>
                <w:color w:val="000000"/>
                <w:kern w:val="0"/>
                <w:sz w:val="18"/>
                <w:szCs w:val="18"/>
              </w:rPr>
              <w:t>provinceCode</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省份编码</w:t>
            </w:r>
          </w:p>
        </w:tc>
        <w:tc>
          <w:tcPr>
            <w:tcW w:w="3544" w:type="dxa"/>
            <w:shd w:val="clear" w:color="auto" w:fill="auto"/>
            <w:vAlign w:val="center"/>
          </w:tcPr>
          <w:p w:rsidR="00B53BBB" w:rsidRDefault="00776686" w:rsidP="00776686">
            <w:pPr>
              <w:widowControl/>
              <w:rPr>
                <w:color w:val="000000"/>
                <w:kern w:val="0"/>
                <w:sz w:val="18"/>
                <w:szCs w:val="18"/>
              </w:rPr>
            </w:pPr>
            <w:r>
              <w:rPr>
                <w:color w:val="000000"/>
                <w:kern w:val="0"/>
                <w:sz w:val="18"/>
                <w:szCs w:val="18"/>
              </w:rPr>
              <w:t>所在省份编码，名称与编码取值参见</w:t>
            </w:r>
            <w:ins w:id="246" w:author="tangjinkun" w:date="2022-12-27T09:16:00Z">
              <w:r w:rsidRPr="00776686">
                <w:rPr>
                  <w:rFonts w:hint="eastAsia"/>
                  <w:color w:val="000000"/>
                  <w:kern w:val="0"/>
                  <w:sz w:val="18"/>
                  <w:szCs w:val="18"/>
                  <w:rPrChange w:id="247" w:author="tangjinkun" w:date="2022-12-27T09:16:00Z">
                    <w:rPr>
                      <w:rFonts w:ascii="宋体" w:hAnsi="宋体" w:hint="eastAsia"/>
                      <w:szCs w:val="21"/>
                    </w:rPr>
                  </w:rPrChange>
                </w:rPr>
                <w:t>《中国联通统一采集与指令适配接口规范》</w:t>
              </w:r>
              <w:r w:rsidRPr="00776686">
                <w:rPr>
                  <w:color w:val="000000"/>
                  <w:kern w:val="0"/>
                  <w:sz w:val="18"/>
                  <w:szCs w:val="18"/>
                  <w:rPrChange w:id="248" w:author="tangjinkun" w:date="2022-12-27T09:16:00Z">
                    <w:rPr>
                      <w:rFonts w:ascii="宋体" w:hAnsi="宋体"/>
                      <w:szCs w:val="21"/>
                    </w:rPr>
                  </w:rPrChange>
                </w:rPr>
                <w:t xml:space="preserve"> </w:t>
              </w:r>
              <w:r w:rsidRPr="00776686">
                <w:rPr>
                  <w:rFonts w:hint="eastAsia"/>
                  <w:color w:val="000000"/>
                  <w:kern w:val="0"/>
                  <w:sz w:val="18"/>
                  <w:szCs w:val="18"/>
                  <w:rPrChange w:id="249" w:author="tangjinkun" w:date="2022-12-27T09:16:00Z">
                    <w:rPr>
                      <w:rFonts w:ascii="宋体" w:hAnsi="宋体" w:hint="eastAsia"/>
                      <w:szCs w:val="21"/>
                    </w:rPr>
                  </w:rPrChange>
                </w:rPr>
                <w:t>中附录</w:t>
              </w:r>
              <w:r w:rsidRPr="00776686">
                <w:rPr>
                  <w:color w:val="000000"/>
                  <w:kern w:val="0"/>
                  <w:sz w:val="18"/>
                  <w:szCs w:val="18"/>
                  <w:rPrChange w:id="250" w:author="tangjinkun" w:date="2022-12-27T09:16:00Z">
                    <w:rPr>
                      <w:rFonts w:ascii="宋体" w:hAnsi="宋体"/>
                      <w:szCs w:val="21"/>
                    </w:rPr>
                  </w:rPrChange>
                </w:rPr>
                <w:t>B</w:t>
              </w:r>
              <w:r w:rsidRPr="00776686">
                <w:rPr>
                  <w:rFonts w:hint="eastAsia"/>
                  <w:color w:val="000000"/>
                  <w:kern w:val="0"/>
                  <w:sz w:val="18"/>
                  <w:szCs w:val="18"/>
                  <w:rPrChange w:id="251" w:author="tangjinkun" w:date="2022-12-27T09:16:00Z">
                    <w:rPr>
                      <w:rFonts w:ascii="宋体" w:hAnsi="宋体" w:hint="eastAsia"/>
                      <w:szCs w:val="21"/>
                    </w:rPr>
                  </w:rPrChange>
                </w:rPr>
                <w:t>省分</w:t>
              </w:r>
              <w:r w:rsidRPr="00776686">
                <w:rPr>
                  <w:color w:val="000000"/>
                  <w:kern w:val="0"/>
                  <w:sz w:val="18"/>
                  <w:szCs w:val="18"/>
                  <w:rPrChange w:id="252" w:author="tangjinkun" w:date="2022-12-27T09:16:00Z">
                    <w:rPr>
                      <w:rFonts w:ascii="宋体" w:hAnsi="宋体"/>
                      <w:szCs w:val="21"/>
                    </w:rPr>
                  </w:rPrChange>
                </w:rPr>
                <w:t>/</w:t>
              </w:r>
              <w:r w:rsidRPr="00776686">
                <w:rPr>
                  <w:rFonts w:hint="eastAsia"/>
                  <w:color w:val="000000"/>
                  <w:kern w:val="0"/>
                  <w:sz w:val="18"/>
                  <w:szCs w:val="18"/>
                  <w:rPrChange w:id="253" w:author="tangjinkun" w:date="2022-12-27T09:16:00Z">
                    <w:rPr>
                      <w:rFonts w:ascii="宋体" w:hAnsi="宋体" w:hint="eastAsia"/>
                      <w:szCs w:val="21"/>
                    </w:rPr>
                  </w:rPrChange>
                </w:rPr>
                <w:t>城市代码表</w:t>
              </w:r>
            </w:ins>
            <w:del w:id="254" w:author="tangjinkun" w:date="2022-12-27T09:16:00Z">
              <w:r w:rsidDel="00776686">
                <w:rPr>
                  <w:color w:val="000000"/>
                  <w:kern w:val="0"/>
                  <w:sz w:val="18"/>
                  <w:szCs w:val="18"/>
                </w:rPr>
                <w:delText>本规范附录</w:delText>
              </w:r>
              <w:r w:rsidDel="00776686">
                <w:rPr>
                  <w:color w:val="000000"/>
                  <w:kern w:val="0"/>
                  <w:sz w:val="18"/>
                  <w:szCs w:val="18"/>
                </w:rPr>
                <w:delText xml:space="preserve">A.1 </w:delText>
              </w:r>
              <w:r w:rsidDel="00776686">
                <w:rPr>
                  <w:color w:val="000000"/>
                  <w:kern w:val="0"/>
                  <w:sz w:val="18"/>
                  <w:szCs w:val="18"/>
                </w:rPr>
                <w:delText>省份</w:delText>
              </w:r>
              <w:r w:rsidDel="00776686">
                <w:rPr>
                  <w:color w:val="000000"/>
                  <w:kern w:val="0"/>
                  <w:sz w:val="18"/>
                  <w:szCs w:val="18"/>
                </w:rPr>
                <w:delText>/</w:delText>
              </w:r>
              <w:r w:rsidDel="00776686">
                <w:rPr>
                  <w:color w:val="000000"/>
                  <w:kern w:val="0"/>
                  <w:sz w:val="18"/>
                  <w:szCs w:val="18"/>
                </w:rPr>
                <w:delText>城市</w:delText>
              </w:r>
              <w:r w:rsidDel="00776686">
                <w:rPr>
                  <w:color w:val="000000"/>
                  <w:kern w:val="0"/>
                  <w:sz w:val="18"/>
                  <w:szCs w:val="18"/>
                </w:rPr>
                <w:delText>/</w:delText>
              </w:r>
              <w:r w:rsidDel="00776686">
                <w:rPr>
                  <w:color w:val="000000"/>
                  <w:kern w:val="0"/>
                  <w:sz w:val="18"/>
                  <w:szCs w:val="18"/>
                </w:rPr>
                <w:delText>区县编码表</w:delText>
              </w:r>
            </w:del>
            <w:r>
              <w:rPr>
                <w:color w:val="000000"/>
                <w:kern w:val="0"/>
                <w:sz w:val="18"/>
                <w:szCs w:val="18"/>
              </w:rPr>
              <w:t>。</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短整型</w:t>
            </w:r>
          </w:p>
        </w:tc>
        <w:tc>
          <w:tcPr>
            <w:tcW w:w="567" w:type="dxa"/>
            <w:shd w:val="clear" w:color="auto" w:fill="auto"/>
            <w:vAlign w:val="center"/>
          </w:tcPr>
          <w:p w:rsidR="00B53BBB" w:rsidRDefault="00776686">
            <w:pPr>
              <w:widowControl/>
              <w:jc w:val="left"/>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45"/>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t>emstype</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型号</w:t>
            </w:r>
          </w:p>
        </w:tc>
        <w:tc>
          <w:tcPr>
            <w:tcW w:w="3544"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设备型号</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O</w:t>
            </w:r>
          </w:p>
        </w:tc>
      </w:tr>
      <w:tr w:rsidR="00B53BBB">
        <w:trPr>
          <w:trHeight w:val="315"/>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t>emsIp</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的</w:t>
            </w:r>
            <w:r>
              <w:rPr>
                <w:color w:val="000000"/>
                <w:kern w:val="0"/>
                <w:sz w:val="18"/>
                <w:szCs w:val="18"/>
              </w:rPr>
              <w:t>IP</w:t>
            </w:r>
            <w:r>
              <w:rPr>
                <w:color w:val="000000"/>
                <w:kern w:val="0"/>
                <w:sz w:val="18"/>
                <w:szCs w:val="18"/>
              </w:rPr>
              <w:t>地址</w:t>
            </w:r>
          </w:p>
        </w:tc>
        <w:tc>
          <w:tcPr>
            <w:tcW w:w="3544"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的</w:t>
            </w:r>
            <w:r>
              <w:rPr>
                <w:color w:val="000000"/>
                <w:kern w:val="0"/>
                <w:sz w:val="18"/>
                <w:szCs w:val="18"/>
              </w:rPr>
              <w:t>IP</w:t>
            </w:r>
            <w:r>
              <w:rPr>
                <w:color w:val="000000"/>
                <w:kern w:val="0"/>
                <w:sz w:val="18"/>
                <w:szCs w:val="18"/>
              </w:rPr>
              <w:t>地址，如有多个用分号</w:t>
            </w:r>
            <w:r>
              <w:rPr>
                <w:color w:val="000000"/>
                <w:kern w:val="0"/>
                <w:sz w:val="18"/>
                <w:szCs w:val="18"/>
              </w:rPr>
              <w:t>“</w:t>
            </w:r>
            <w:r>
              <w:rPr>
                <w:color w:val="000000"/>
                <w:kern w:val="0"/>
                <w:sz w:val="18"/>
                <w:szCs w:val="18"/>
              </w:rPr>
              <w:t>；</w:t>
            </w:r>
            <w:r>
              <w:rPr>
                <w:color w:val="000000"/>
                <w:kern w:val="0"/>
                <w:sz w:val="18"/>
                <w:szCs w:val="18"/>
              </w:rPr>
              <w:t>”</w:t>
            </w:r>
            <w:r>
              <w:rPr>
                <w:color w:val="000000"/>
                <w:kern w:val="0"/>
                <w:sz w:val="18"/>
                <w:szCs w:val="18"/>
              </w:rPr>
              <w:t>分隔</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t>softwareVersion</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软件版本</w:t>
            </w:r>
          </w:p>
        </w:tc>
        <w:tc>
          <w:tcPr>
            <w:tcW w:w="3544" w:type="dxa"/>
            <w:shd w:val="clear" w:color="auto" w:fill="auto"/>
            <w:vAlign w:val="center"/>
          </w:tcPr>
          <w:p w:rsidR="00B53BBB" w:rsidRDefault="00776686">
            <w:pPr>
              <w:widowControl/>
              <w:rPr>
                <w:color w:val="000000"/>
                <w:kern w:val="0"/>
                <w:sz w:val="18"/>
                <w:szCs w:val="18"/>
              </w:rPr>
            </w:pPr>
            <w:r>
              <w:rPr>
                <w:color w:val="000000"/>
                <w:kern w:val="0"/>
                <w:sz w:val="18"/>
                <w:szCs w:val="18"/>
              </w:rPr>
              <w:t>EMS</w:t>
            </w:r>
            <w:r>
              <w:rPr>
                <w:color w:val="000000"/>
                <w:kern w:val="0"/>
                <w:sz w:val="18"/>
                <w:szCs w:val="18"/>
              </w:rPr>
              <w:t>设备的软件版本</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t>vendorId</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设备厂家编码</w:t>
            </w:r>
          </w:p>
        </w:tc>
        <w:tc>
          <w:tcPr>
            <w:tcW w:w="3544" w:type="dxa"/>
            <w:shd w:val="clear" w:color="auto" w:fill="auto"/>
            <w:vAlign w:val="center"/>
          </w:tcPr>
          <w:p w:rsidR="00B53BBB" w:rsidRDefault="00776686" w:rsidP="00776686">
            <w:pPr>
              <w:widowControl/>
              <w:rPr>
                <w:color w:val="000000"/>
                <w:kern w:val="0"/>
                <w:sz w:val="18"/>
                <w:szCs w:val="18"/>
              </w:rPr>
            </w:pPr>
            <w:r>
              <w:rPr>
                <w:color w:val="000000"/>
                <w:kern w:val="0"/>
                <w:sz w:val="18"/>
                <w:szCs w:val="18"/>
              </w:rPr>
              <w:t>设备厂家编码，编码取值参见</w:t>
            </w:r>
            <w:ins w:id="255" w:author="tangjinkun" w:date="2022-12-27T09:17:00Z">
              <w:r w:rsidRPr="00776686">
                <w:rPr>
                  <w:rFonts w:hint="eastAsia"/>
                  <w:color w:val="000000"/>
                  <w:kern w:val="0"/>
                  <w:sz w:val="18"/>
                  <w:szCs w:val="18"/>
                  <w:rPrChange w:id="256" w:author="tangjinkun" w:date="2022-12-27T09:17:00Z">
                    <w:rPr>
                      <w:rFonts w:ascii="宋体" w:hAnsi="宋体" w:hint="eastAsia"/>
                      <w:szCs w:val="21"/>
                    </w:rPr>
                  </w:rPrChange>
                </w:rPr>
                <w:t>《中国联通</w:t>
              </w:r>
              <w:r w:rsidRPr="00776686">
                <w:rPr>
                  <w:rFonts w:hint="eastAsia"/>
                  <w:color w:val="000000"/>
                  <w:kern w:val="0"/>
                  <w:sz w:val="18"/>
                  <w:szCs w:val="18"/>
                  <w:rPrChange w:id="257" w:author="tangjinkun" w:date="2022-12-27T09:17:00Z">
                    <w:rPr>
                      <w:rFonts w:ascii="宋体" w:hAnsi="宋体" w:hint="eastAsia"/>
                      <w:szCs w:val="21"/>
                    </w:rPr>
                  </w:rPrChange>
                </w:rPr>
                <w:lastRenderedPageBreak/>
                <w:t>统一采集与指令适配接口规范》中附录</w:t>
              </w:r>
              <w:r w:rsidRPr="00776686">
                <w:rPr>
                  <w:color w:val="000000"/>
                  <w:kern w:val="0"/>
                  <w:sz w:val="18"/>
                  <w:szCs w:val="18"/>
                  <w:rPrChange w:id="258" w:author="tangjinkun" w:date="2022-12-27T09:17:00Z">
                    <w:rPr>
                      <w:rFonts w:ascii="宋体" w:hAnsi="宋体"/>
                      <w:szCs w:val="21"/>
                    </w:rPr>
                  </w:rPrChange>
                </w:rPr>
                <w:t>G</w:t>
              </w:r>
              <w:r w:rsidRPr="00776686">
                <w:rPr>
                  <w:rFonts w:hint="eastAsia"/>
                  <w:color w:val="000000"/>
                  <w:kern w:val="0"/>
                  <w:sz w:val="18"/>
                  <w:szCs w:val="18"/>
                  <w:rPrChange w:id="259" w:author="tangjinkun" w:date="2022-12-27T09:17:00Z">
                    <w:rPr>
                      <w:rFonts w:ascii="宋体" w:hAnsi="宋体" w:hint="eastAsia"/>
                      <w:szCs w:val="21"/>
                    </w:rPr>
                  </w:rPrChange>
                </w:rPr>
                <w:t>厂家编码表</w:t>
              </w:r>
            </w:ins>
            <w:del w:id="260" w:author="tangjinkun" w:date="2022-12-27T09:17:00Z">
              <w:r w:rsidDel="00776686">
                <w:rPr>
                  <w:color w:val="000000"/>
                  <w:kern w:val="0"/>
                  <w:sz w:val="18"/>
                  <w:szCs w:val="18"/>
                </w:rPr>
                <w:delText>本规范附录</w:delText>
              </w:r>
              <w:r w:rsidDel="00776686">
                <w:rPr>
                  <w:color w:val="000000"/>
                  <w:kern w:val="0"/>
                  <w:sz w:val="18"/>
                  <w:szCs w:val="18"/>
                </w:rPr>
                <w:delText>A.2</w:delText>
              </w:r>
              <w:r w:rsidDel="00776686">
                <w:rPr>
                  <w:color w:val="000000"/>
                  <w:kern w:val="0"/>
                  <w:sz w:val="18"/>
                  <w:szCs w:val="18"/>
                </w:rPr>
                <w:delText>中厂商名称和编码</w:delText>
              </w:r>
            </w:del>
            <w:r>
              <w:rPr>
                <w:color w:val="000000"/>
                <w:kern w:val="0"/>
                <w:sz w:val="18"/>
                <w:szCs w:val="18"/>
              </w:rPr>
              <w:t>。</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短整型</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129" w:type="dxa"/>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dn</w:t>
            </w:r>
          </w:p>
        </w:tc>
        <w:tc>
          <w:tcPr>
            <w:tcW w:w="1418" w:type="dxa"/>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544" w:type="dxa"/>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992" w:type="dxa"/>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50" w:type="dxa"/>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40" w:type="dxa"/>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776686">
      <w:pPr>
        <w:pStyle w:val="a0"/>
        <w:spacing w:before="156" w:after="156"/>
        <w:rPr>
          <w:rFonts w:ascii="Times New Roman"/>
        </w:rPr>
      </w:pPr>
      <w:bookmarkStart w:id="261" w:name="_Toc123025228"/>
      <w:r>
        <w:rPr>
          <w:rFonts w:ascii="Times New Roman" w:hint="eastAsia"/>
        </w:rPr>
        <w:t>物理</w:t>
      </w:r>
      <w:r>
        <w:rPr>
          <w:rFonts w:ascii="Times New Roman"/>
        </w:rPr>
        <w:t>CU</w:t>
      </w:r>
      <w:bookmarkEnd w:id="261"/>
    </w:p>
    <w:tbl>
      <w:tblPr>
        <w:tblW w:w="8959" w:type="dxa"/>
        <w:tblInd w:w="-5" w:type="dxa"/>
        <w:tblLayout w:type="fixed"/>
        <w:tblLook w:val="04A0" w:firstRow="1" w:lastRow="0" w:firstColumn="1" w:lastColumn="0" w:noHBand="0" w:noVBand="1"/>
      </w:tblPr>
      <w:tblGrid>
        <w:gridCol w:w="1134"/>
        <w:gridCol w:w="1134"/>
        <w:gridCol w:w="3828"/>
        <w:gridCol w:w="1275"/>
        <w:gridCol w:w="524"/>
        <w:gridCol w:w="605"/>
        <w:gridCol w:w="459"/>
      </w:tblGrid>
      <w:tr w:rsidR="00B53BBB">
        <w:trPr>
          <w:trHeight w:val="375"/>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英文名称</w:t>
            </w:r>
          </w:p>
        </w:tc>
        <w:tc>
          <w:tcPr>
            <w:tcW w:w="113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828"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127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数据类型</w:t>
            </w:r>
          </w:p>
        </w:tc>
        <w:tc>
          <w:tcPr>
            <w:tcW w:w="52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60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采集方式</w:t>
            </w:r>
          </w:p>
        </w:tc>
        <w:tc>
          <w:tcPr>
            <w:tcW w:w="45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CUId</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t>物理</w:t>
            </w:r>
            <w:r>
              <w:rPr>
                <w:rFonts w:hint="eastAsia"/>
                <w:color w:val="000000"/>
                <w:kern w:val="0"/>
                <w:sz w:val="18"/>
                <w:szCs w:val="18"/>
              </w:rPr>
              <w:t>C</w:t>
            </w:r>
            <w:r>
              <w:rPr>
                <w:color w:val="000000"/>
                <w:kern w:val="0"/>
                <w:sz w:val="18"/>
                <w:szCs w:val="18"/>
              </w:rPr>
              <w:t>U</w:t>
            </w:r>
            <w:r>
              <w:rPr>
                <w:color w:val="000000"/>
                <w:kern w:val="0"/>
                <w:sz w:val="18"/>
                <w:szCs w:val="18"/>
              </w:rPr>
              <w:t>编号</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表示</w:t>
            </w:r>
            <w:r>
              <w:rPr>
                <w:rFonts w:hint="eastAsia"/>
                <w:color w:val="000000"/>
                <w:kern w:val="0"/>
                <w:sz w:val="18"/>
                <w:szCs w:val="18"/>
              </w:rPr>
              <w:t>物理</w:t>
            </w:r>
            <w:r>
              <w:rPr>
                <w:rFonts w:hint="eastAsia"/>
                <w:color w:val="000000"/>
                <w:kern w:val="0"/>
                <w:sz w:val="18"/>
                <w:szCs w:val="18"/>
              </w:rPr>
              <w:t>C</w:t>
            </w:r>
            <w:r>
              <w:rPr>
                <w:color w:val="000000"/>
                <w:kern w:val="0"/>
                <w:sz w:val="18"/>
                <w:szCs w:val="18"/>
              </w:rPr>
              <w:t>U</w:t>
            </w:r>
            <w:r>
              <w:rPr>
                <w:color w:val="000000"/>
                <w:kern w:val="0"/>
                <w:sz w:val="18"/>
                <w:szCs w:val="18"/>
              </w:rPr>
              <w:t>的编号，</w:t>
            </w:r>
            <w:r>
              <w:rPr>
                <w:rFonts w:hint="eastAsia"/>
                <w:color w:val="000000"/>
                <w:kern w:val="0"/>
                <w:sz w:val="18"/>
                <w:szCs w:val="18"/>
              </w:rPr>
              <w:t>可填写</w:t>
            </w:r>
            <w:r>
              <w:rPr>
                <w:color w:val="000000"/>
                <w:kern w:val="0"/>
                <w:sz w:val="18"/>
                <w:szCs w:val="18"/>
              </w:rPr>
              <w:t>厂商</w:t>
            </w:r>
            <w:r>
              <w:rPr>
                <w:color w:val="000000"/>
                <w:kern w:val="0"/>
                <w:sz w:val="18"/>
                <w:szCs w:val="18"/>
              </w:rPr>
              <w:t>ManagedElementid</w:t>
            </w:r>
            <w:r>
              <w:rPr>
                <w:color w:val="000000"/>
                <w:kern w:val="0"/>
                <w:sz w:val="18"/>
                <w:szCs w:val="18"/>
              </w:rPr>
              <w:t>，在</w:t>
            </w:r>
            <w:r>
              <w:rPr>
                <w:rFonts w:hint="eastAsia"/>
                <w:color w:val="000000"/>
                <w:kern w:val="0"/>
                <w:sz w:val="18"/>
                <w:szCs w:val="18"/>
              </w:rPr>
              <w:t>同</w:t>
            </w:r>
            <w:r>
              <w:rPr>
                <w:color w:val="000000"/>
                <w:kern w:val="0"/>
                <w:sz w:val="18"/>
                <w:szCs w:val="18"/>
              </w:rPr>
              <w:t>一个</w:t>
            </w:r>
            <w:r>
              <w:rPr>
                <w:rFonts w:hint="eastAsia"/>
                <w:color w:val="000000"/>
                <w:kern w:val="0"/>
                <w:sz w:val="18"/>
                <w:szCs w:val="18"/>
              </w:rPr>
              <w:t>设备商</w:t>
            </w:r>
            <w:r>
              <w:rPr>
                <w:color w:val="000000"/>
                <w:kern w:val="0"/>
                <w:sz w:val="18"/>
                <w:szCs w:val="18"/>
              </w:rPr>
              <w:t>内编号唯一。</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CUName</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t>物理</w:t>
            </w:r>
            <w:r>
              <w:rPr>
                <w:rFonts w:hint="eastAsia"/>
                <w:color w:val="000000"/>
                <w:kern w:val="0"/>
                <w:sz w:val="18"/>
                <w:szCs w:val="18"/>
              </w:rPr>
              <w:t>C</w:t>
            </w:r>
            <w:r>
              <w:rPr>
                <w:color w:val="000000"/>
                <w:kern w:val="0"/>
                <w:sz w:val="18"/>
                <w:szCs w:val="18"/>
              </w:rPr>
              <w:t>U</w:t>
            </w:r>
            <w:r>
              <w:rPr>
                <w:color w:val="000000"/>
                <w:kern w:val="0"/>
                <w:sz w:val="18"/>
                <w:szCs w:val="18"/>
              </w:rPr>
              <w:t>名称</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表示</w:t>
            </w:r>
            <w:r>
              <w:rPr>
                <w:rFonts w:hint="eastAsia"/>
                <w:color w:val="000000"/>
                <w:kern w:val="0"/>
                <w:sz w:val="18"/>
                <w:szCs w:val="18"/>
              </w:rPr>
              <w:t>物理</w:t>
            </w:r>
            <w:r>
              <w:rPr>
                <w:rFonts w:hint="eastAsia"/>
                <w:color w:val="000000"/>
                <w:kern w:val="0"/>
                <w:sz w:val="18"/>
                <w:szCs w:val="18"/>
              </w:rPr>
              <w:t>CU</w:t>
            </w:r>
            <w:r>
              <w:rPr>
                <w:color w:val="000000"/>
                <w:kern w:val="0"/>
                <w:sz w:val="18"/>
                <w:szCs w:val="18"/>
              </w:rPr>
              <w:t>的名称</w:t>
            </w:r>
            <w:r>
              <w:rPr>
                <w:rFonts w:hint="eastAsia"/>
                <w:color w:val="000000"/>
                <w:kern w:val="0"/>
                <w:sz w:val="18"/>
                <w:szCs w:val="18"/>
              </w:rPr>
              <w:t>，</w:t>
            </w:r>
            <w:r>
              <w:rPr>
                <w:color w:val="000000"/>
                <w:kern w:val="0"/>
                <w:sz w:val="18"/>
                <w:szCs w:val="18"/>
              </w:rPr>
              <w:t>通常</w:t>
            </w:r>
            <w:r>
              <w:rPr>
                <w:rFonts w:hint="eastAsia"/>
                <w:color w:val="000000"/>
                <w:kern w:val="0"/>
                <w:sz w:val="18"/>
                <w:szCs w:val="18"/>
              </w:rPr>
              <w:t>用</w:t>
            </w:r>
            <w:r>
              <w:rPr>
                <w:color w:val="000000"/>
                <w:kern w:val="0"/>
                <w:sz w:val="18"/>
                <w:szCs w:val="18"/>
              </w:rPr>
              <w:t>物理</w:t>
            </w:r>
            <w:r>
              <w:rPr>
                <w:rFonts w:hint="eastAsia"/>
                <w:color w:val="000000"/>
                <w:kern w:val="0"/>
                <w:sz w:val="18"/>
                <w:szCs w:val="18"/>
              </w:rPr>
              <w:t>CU</w:t>
            </w:r>
            <w:r>
              <w:rPr>
                <w:color w:val="000000"/>
                <w:kern w:val="0"/>
                <w:sz w:val="18"/>
                <w:szCs w:val="18"/>
              </w:rPr>
              <w:t>所在的地址表示。</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O</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relatedgNBId</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color w:val="000000"/>
                <w:kern w:val="0"/>
                <w:sz w:val="18"/>
                <w:szCs w:val="18"/>
              </w:rPr>
              <w:t>gNB ID</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PLMN</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sz w:val="18"/>
                <w:szCs w:val="18"/>
              </w:rPr>
              <w:t>承建方</w:t>
            </w:r>
            <w:r>
              <w:rPr>
                <w:sz w:val="18"/>
                <w:szCs w:val="18"/>
              </w:rPr>
              <w:t>PLMN</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 xml:space="preserve"> </w:t>
            </w:r>
            <w:r>
              <w:rPr>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hardwareVersion</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硬件版本</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物理基站</w:t>
            </w:r>
            <w:r>
              <w:rPr>
                <w:sz w:val="18"/>
                <w:szCs w:val="18"/>
              </w:rPr>
              <w:t>当前使用的硬件版本号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无</w:t>
            </w:r>
          </w:p>
        </w:tc>
        <w:tc>
          <w:tcPr>
            <w:tcW w:w="605" w:type="dxa"/>
            <w:tcBorders>
              <w:top w:val="nil"/>
              <w:left w:val="nil"/>
              <w:bottom w:val="single" w:sz="4" w:space="0" w:color="auto"/>
              <w:right w:val="single" w:sz="4" w:space="0" w:color="auto"/>
            </w:tcBorders>
            <w:shd w:val="clear" w:color="000000" w:fill="FFFFFF"/>
          </w:tcPr>
          <w:p w:rsidR="00B53BBB" w:rsidRDefault="00776686">
            <w:pPr>
              <w:widowControl/>
              <w:jc w:val="left"/>
              <w:rPr>
                <w:color w:val="000000"/>
                <w:kern w:val="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sz w:val="18"/>
                <w:szCs w:val="18"/>
              </w:rPr>
            </w:pPr>
            <w:r>
              <w:rPr>
                <w:color w:val="000000"/>
                <w:kern w:val="0"/>
                <w:sz w:val="18"/>
                <w:szCs w:val="18"/>
              </w:rPr>
              <w:t>sequence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color w:val="000000"/>
                <w:kern w:val="0"/>
                <w:sz w:val="18"/>
                <w:szCs w:val="18"/>
              </w:rPr>
              <w:t>机框</w:t>
            </w:r>
            <w:r>
              <w:rPr>
                <w:color w:val="000000"/>
                <w:kern w:val="0"/>
                <w:sz w:val="18"/>
                <w:szCs w:val="18"/>
              </w:rPr>
              <w:t>序列号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color w:val="000000"/>
                <w:kern w:val="0"/>
                <w:sz w:val="18"/>
                <w:szCs w:val="18"/>
              </w:rPr>
              <w:t>物理</w:t>
            </w:r>
            <w:r>
              <w:rPr>
                <w:rFonts w:hint="eastAsia"/>
                <w:color w:val="000000"/>
                <w:kern w:val="0"/>
                <w:sz w:val="18"/>
                <w:szCs w:val="18"/>
              </w:rPr>
              <w:t>CU</w:t>
            </w:r>
            <w:r>
              <w:rPr>
                <w:color w:val="000000"/>
                <w:kern w:val="0"/>
                <w:sz w:val="18"/>
                <w:szCs w:val="18"/>
              </w:rPr>
              <w:t>所在机框的</w:t>
            </w:r>
            <w:r>
              <w:rPr>
                <w:color w:val="000000"/>
                <w:kern w:val="0"/>
                <w:sz w:val="18"/>
                <w:szCs w:val="18"/>
              </w:rPr>
              <w:t xml:space="preserve">SN </w:t>
            </w:r>
            <w:r>
              <w:rPr>
                <w:color w:val="000000"/>
                <w:kern w:val="0"/>
                <w:sz w:val="18"/>
                <w:szCs w:val="18"/>
              </w:rPr>
              <w:t>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sz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longitude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经度</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设备所在经度，要求精确到小数点后</w:t>
            </w:r>
            <w:r>
              <w:rPr>
                <w:rFonts w:hint="eastAsia"/>
                <w:sz w:val="18"/>
                <w:szCs w:val="18"/>
              </w:rPr>
              <w:t>六</w:t>
            </w:r>
            <w:r>
              <w:rPr>
                <w:sz w:val="18"/>
                <w:szCs w:val="18"/>
              </w:rPr>
              <w:t>位及以上，最长不超过八位；如果小数点后只有</w:t>
            </w:r>
            <w:r>
              <w:rPr>
                <w:rFonts w:hint="eastAsia"/>
                <w:sz w:val="18"/>
                <w:szCs w:val="18"/>
              </w:rPr>
              <w:t>六</w:t>
            </w:r>
            <w:r>
              <w:rPr>
                <w:sz w:val="18"/>
                <w:szCs w:val="18"/>
              </w:rPr>
              <w:t>位且最后一位或多位同时为零时，则要求增加第</w:t>
            </w:r>
            <w:r>
              <w:rPr>
                <w:rFonts w:hint="eastAsia"/>
                <w:sz w:val="18"/>
                <w:szCs w:val="18"/>
              </w:rPr>
              <w:t>七</w:t>
            </w:r>
            <w:r>
              <w:rPr>
                <w:sz w:val="18"/>
                <w:szCs w:val="18"/>
              </w:rPr>
              <w:t>位并取值为</w:t>
            </w:r>
            <w:r>
              <w:rPr>
                <w:sz w:val="18"/>
                <w:szCs w:val="18"/>
              </w:rPr>
              <w:t>1</w:t>
            </w:r>
            <w:r>
              <w:rPr>
                <w:sz w:val="18"/>
                <w:szCs w:val="18"/>
              </w:rPr>
              <w:t>。</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实型</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度</w:t>
            </w:r>
          </w:p>
        </w:tc>
        <w:tc>
          <w:tcPr>
            <w:tcW w:w="605" w:type="dxa"/>
            <w:tcBorders>
              <w:top w:val="nil"/>
              <w:left w:val="nil"/>
              <w:bottom w:val="single" w:sz="4" w:space="0" w:color="auto"/>
              <w:right w:val="single" w:sz="4" w:space="0" w:color="auto"/>
            </w:tcBorders>
            <w:shd w:val="clear" w:color="000000" w:fill="FFFFFF"/>
          </w:tcPr>
          <w:p w:rsidR="00B53BBB" w:rsidRDefault="00776686">
            <w:pPr>
              <w:rPr>
                <w:color w:val="00000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latitude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纬度</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设备所在纬度，要求精确到小数点后</w:t>
            </w:r>
            <w:r>
              <w:rPr>
                <w:rFonts w:hint="eastAsia"/>
                <w:sz w:val="18"/>
                <w:szCs w:val="18"/>
              </w:rPr>
              <w:t>六</w:t>
            </w:r>
            <w:r>
              <w:rPr>
                <w:sz w:val="18"/>
                <w:szCs w:val="18"/>
              </w:rPr>
              <w:t>位及以上，最长不超过八位；如果小数点后只有</w:t>
            </w:r>
            <w:r>
              <w:rPr>
                <w:rFonts w:hint="eastAsia"/>
                <w:sz w:val="18"/>
                <w:szCs w:val="18"/>
              </w:rPr>
              <w:t>六</w:t>
            </w:r>
            <w:r>
              <w:rPr>
                <w:sz w:val="18"/>
                <w:szCs w:val="18"/>
              </w:rPr>
              <w:t>位且最后一位或多位同时为零时，则要求增加第</w:t>
            </w:r>
            <w:r>
              <w:rPr>
                <w:rFonts w:hint="eastAsia"/>
                <w:sz w:val="18"/>
                <w:szCs w:val="18"/>
              </w:rPr>
              <w:t>七</w:t>
            </w:r>
            <w:r>
              <w:rPr>
                <w:sz w:val="18"/>
                <w:szCs w:val="18"/>
              </w:rPr>
              <w:t>位并取值为</w:t>
            </w:r>
            <w:r>
              <w:rPr>
                <w:sz w:val="18"/>
                <w:szCs w:val="18"/>
              </w:rPr>
              <w:t>1</w:t>
            </w:r>
            <w:r>
              <w:rPr>
                <w:sz w:val="18"/>
                <w:szCs w:val="18"/>
              </w:rPr>
              <w:t>。</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实型</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度</w:t>
            </w:r>
          </w:p>
        </w:tc>
        <w:tc>
          <w:tcPr>
            <w:tcW w:w="605" w:type="dxa"/>
            <w:tcBorders>
              <w:top w:val="nil"/>
              <w:left w:val="nil"/>
              <w:bottom w:val="single" w:sz="4" w:space="0" w:color="auto"/>
              <w:right w:val="single" w:sz="4" w:space="0" w:color="auto"/>
            </w:tcBorders>
            <w:shd w:val="clear" w:color="000000" w:fill="FFFFFF"/>
          </w:tcPr>
          <w:p w:rsidR="00B53BBB" w:rsidRDefault="00776686">
            <w:pPr>
              <w:rPr>
                <w:color w:val="00000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equipModel</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设备型号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设备型号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 w:rsidR="00B53BBB" w:rsidRDefault="00776686">
      <w:pPr>
        <w:pStyle w:val="a0"/>
        <w:spacing w:before="156" w:after="156"/>
        <w:rPr>
          <w:rFonts w:ascii="Times New Roman"/>
        </w:rPr>
      </w:pPr>
      <w:bookmarkStart w:id="262" w:name="_Toc123025229"/>
      <w:r>
        <w:rPr>
          <w:rFonts w:ascii="Times New Roman" w:hint="eastAsia"/>
        </w:rPr>
        <w:t>物理</w:t>
      </w:r>
      <w:r>
        <w:rPr>
          <w:rFonts w:ascii="Times New Roman"/>
        </w:rPr>
        <w:t>DU</w:t>
      </w:r>
      <w:bookmarkEnd w:id="262"/>
    </w:p>
    <w:tbl>
      <w:tblPr>
        <w:tblW w:w="8959" w:type="dxa"/>
        <w:tblInd w:w="-5" w:type="dxa"/>
        <w:tblLayout w:type="fixed"/>
        <w:tblLook w:val="04A0" w:firstRow="1" w:lastRow="0" w:firstColumn="1" w:lastColumn="0" w:noHBand="0" w:noVBand="1"/>
      </w:tblPr>
      <w:tblGrid>
        <w:gridCol w:w="1134"/>
        <w:gridCol w:w="1134"/>
        <w:gridCol w:w="3828"/>
        <w:gridCol w:w="1275"/>
        <w:gridCol w:w="524"/>
        <w:gridCol w:w="605"/>
        <w:gridCol w:w="459"/>
      </w:tblGrid>
      <w:tr w:rsidR="00B53BBB">
        <w:trPr>
          <w:trHeight w:val="375"/>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英文名称</w:t>
            </w:r>
          </w:p>
        </w:tc>
        <w:tc>
          <w:tcPr>
            <w:tcW w:w="113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828"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127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数据类型</w:t>
            </w:r>
          </w:p>
        </w:tc>
        <w:tc>
          <w:tcPr>
            <w:tcW w:w="52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60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采集方式</w:t>
            </w:r>
          </w:p>
        </w:tc>
        <w:tc>
          <w:tcPr>
            <w:tcW w:w="45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DUId</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t>物理</w:t>
            </w:r>
            <w:r>
              <w:rPr>
                <w:color w:val="000000"/>
                <w:kern w:val="0"/>
                <w:sz w:val="18"/>
                <w:szCs w:val="18"/>
              </w:rPr>
              <w:t>DU</w:t>
            </w:r>
            <w:r>
              <w:rPr>
                <w:color w:val="000000"/>
                <w:kern w:val="0"/>
                <w:sz w:val="18"/>
                <w:szCs w:val="18"/>
              </w:rPr>
              <w:t>编号</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表示</w:t>
            </w:r>
            <w:r>
              <w:rPr>
                <w:rFonts w:hint="eastAsia"/>
                <w:color w:val="000000"/>
                <w:kern w:val="0"/>
                <w:sz w:val="18"/>
                <w:szCs w:val="18"/>
              </w:rPr>
              <w:t>物理</w:t>
            </w:r>
            <w:r>
              <w:rPr>
                <w:rFonts w:hint="eastAsia"/>
                <w:color w:val="000000"/>
                <w:kern w:val="0"/>
                <w:sz w:val="18"/>
                <w:szCs w:val="18"/>
              </w:rPr>
              <w:t>DU</w:t>
            </w:r>
            <w:r>
              <w:rPr>
                <w:color w:val="000000"/>
                <w:kern w:val="0"/>
                <w:sz w:val="18"/>
                <w:szCs w:val="18"/>
              </w:rPr>
              <w:t>的编号，</w:t>
            </w:r>
            <w:r>
              <w:rPr>
                <w:rFonts w:hint="eastAsia"/>
                <w:color w:val="000000"/>
                <w:kern w:val="0"/>
                <w:sz w:val="18"/>
                <w:szCs w:val="18"/>
              </w:rPr>
              <w:t>编号规则采用设备厂家</w:t>
            </w:r>
            <w:r>
              <w:rPr>
                <w:rFonts w:hint="eastAsia"/>
                <w:color w:val="000000"/>
                <w:kern w:val="0"/>
                <w:sz w:val="18"/>
                <w:szCs w:val="18"/>
              </w:rPr>
              <w:t>DU ID</w:t>
            </w:r>
            <w:r>
              <w:rPr>
                <w:rFonts w:hint="eastAsia"/>
                <w:color w:val="000000"/>
                <w:kern w:val="0"/>
                <w:sz w:val="18"/>
                <w:szCs w:val="18"/>
              </w:rPr>
              <w:t>（一般为</w:t>
            </w:r>
            <w:r>
              <w:rPr>
                <w:rFonts w:hint="eastAsia"/>
                <w:color w:val="000000"/>
                <w:kern w:val="0"/>
                <w:sz w:val="18"/>
                <w:szCs w:val="18"/>
              </w:rPr>
              <w:t>1,2,3</w:t>
            </w:r>
            <w:r>
              <w:rPr>
                <w:rFonts w:hint="eastAsia"/>
                <w:color w:val="000000"/>
                <w:kern w:val="0"/>
                <w:sz w:val="18"/>
                <w:szCs w:val="18"/>
              </w:rPr>
              <w:t>…序号的形式）</w:t>
            </w:r>
            <w:r>
              <w:rPr>
                <w:color w:val="000000"/>
                <w:kern w:val="0"/>
                <w:sz w:val="18"/>
                <w:szCs w:val="18"/>
              </w:rPr>
              <w:t>。</w:t>
            </w:r>
            <w:r>
              <w:rPr>
                <w:rFonts w:hint="eastAsia"/>
                <w:color w:val="000000"/>
                <w:kern w:val="0"/>
                <w:sz w:val="18"/>
                <w:szCs w:val="18"/>
              </w:rPr>
              <w:t>如果厂商</w:t>
            </w:r>
            <w:r>
              <w:rPr>
                <w:color w:val="000000"/>
                <w:kern w:val="0"/>
                <w:sz w:val="18"/>
                <w:szCs w:val="18"/>
              </w:rPr>
              <w:t>设备未实现</w:t>
            </w:r>
            <w:r>
              <w:rPr>
                <w:color w:val="000000"/>
                <w:kern w:val="0"/>
                <w:sz w:val="18"/>
                <w:szCs w:val="18"/>
              </w:rPr>
              <w:t>CU/DU</w:t>
            </w:r>
            <w:r>
              <w:rPr>
                <w:color w:val="000000"/>
                <w:kern w:val="0"/>
                <w:sz w:val="18"/>
                <w:szCs w:val="18"/>
              </w:rPr>
              <w:t>分</w:t>
            </w:r>
            <w:r>
              <w:rPr>
                <w:rFonts w:hint="eastAsia"/>
                <w:color w:val="000000"/>
                <w:kern w:val="0"/>
                <w:sz w:val="18"/>
                <w:szCs w:val="18"/>
              </w:rPr>
              <w:t>离</w:t>
            </w:r>
            <w:r>
              <w:rPr>
                <w:color w:val="000000"/>
                <w:kern w:val="0"/>
                <w:sz w:val="18"/>
                <w:szCs w:val="18"/>
              </w:rPr>
              <w:t>，</w:t>
            </w:r>
            <w:r>
              <w:rPr>
                <w:rFonts w:hint="eastAsia"/>
                <w:color w:val="000000"/>
                <w:kern w:val="0"/>
                <w:sz w:val="18"/>
                <w:szCs w:val="18"/>
              </w:rPr>
              <w:t>该字段</w:t>
            </w:r>
            <w:r>
              <w:rPr>
                <w:color w:val="000000"/>
                <w:kern w:val="0"/>
                <w:sz w:val="18"/>
                <w:szCs w:val="18"/>
              </w:rPr>
              <w:t>填写</w:t>
            </w:r>
            <w:r>
              <w:rPr>
                <w:rFonts w:hint="eastAsia"/>
                <w:color w:val="000000"/>
                <w:kern w:val="0"/>
                <w:sz w:val="18"/>
                <w:szCs w:val="18"/>
              </w:rPr>
              <w:t>固定</w:t>
            </w:r>
            <w:r>
              <w:rPr>
                <w:rFonts w:hint="eastAsia"/>
                <w:color w:val="000000"/>
                <w:kern w:val="0"/>
                <w:sz w:val="18"/>
                <w:szCs w:val="18"/>
              </w:rPr>
              <w:lastRenderedPageBreak/>
              <w:t>值</w:t>
            </w:r>
            <w:r>
              <w:rPr>
                <w:rFonts w:hint="eastAsia"/>
                <w:color w:val="000000"/>
                <w:kern w:val="0"/>
                <w:sz w:val="18"/>
                <w:szCs w:val="18"/>
              </w:rPr>
              <w:t>1</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lastRenderedPageBreak/>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lastRenderedPageBreak/>
              <w:t>DUName</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color w:val="000000"/>
                <w:kern w:val="0"/>
                <w:sz w:val="18"/>
                <w:szCs w:val="18"/>
              </w:rPr>
              <w:t>物理</w:t>
            </w:r>
            <w:r>
              <w:rPr>
                <w:color w:val="000000"/>
                <w:kern w:val="0"/>
                <w:sz w:val="18"/>
                <w:szCs w:val="18"/>
              </w:rPr>
              <w:t>DU</w:t>
            </w:r>
            <w:r>
              <w:rPr>
                <w:color w:val="000000"/>
                <w:kern w:val="0"/>
                <w:sz w:val="18"/>
                <w:szCs w:val="18"/>
              </w:rPr>
              <w:t>名称</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表示</w:t>
            </w:r>
            <w:r>
              <w:rPr>
                <w:rFonts w:hint="eastAsia"/>
                <w:color w:val="000000"/>
                <w:kern w:val="0"/>
                <w:sz w:val="18"/>
                <w:szCs w:val="18"/>
              </w:rPr>
              <w:t>物理</w:t>
            </w:r>
            <w:r>
              <w:rPr>
                <w:rFonts w:hint="eastAsia"/>
                <w:color w:val="000000"/>
                <w:kern w:val="0"/>
                <w:sz w:val="18"/>
                <w:szCs w:val="18"/>
              </w:rPr>
              <w:t>C</w:t>
            </w:r>
            <w:r>
              <w:rPr>
                <w:color w:val="000000"/>
                <w:kern w:val="0"/>
                <w:sz w:val="18"/>
                <w:szCs w:val="18"/>
              </w:rPr>
              <w:t>U</w:t>
            </w:r>
            <w:r>
              <w:rPr>
                <w:color w:val="000000"/>
                <w:kern w:val="0"/>
                <w:sz w:val="18"/>
                <w:szCs w:val="18"/>
              </w:rPr>
              <w:t>的名称</w:t>
            </w:r>
            <w:r>
              <w:rPr>
                <w:rFonts w:hint="eastAsia"/>
                <w:color w:val="000000"/>
                <w:kern w:val="0"/>
                <w:sz w:val="18"/>
                <w:szCs w:val="18"/>
              </w:rPr>
              <w:t>，</w:t>
            </w:r>
            <w:r>
              <w:rPr>
                <w:color w:val="000000"/>
                <w:kern w:val="0"/>
                <w:sz w:val="18"/>
                <w:szCs w:val="18"/>
              </w:rPr>
              <w:t>通常</w:t>
            </w:r>
            <w:r>
              <w:rPr>
                <w:rFonts w:hint="eastAsia"/>
                <w:color w:val="000000"/>
                <w:kern w:val="0"/>
                <w:sz w:val="18"/>
                <w:szCs w:val="18"/>
              </w:rPr>
              <w:t>用</w:t>
            </w:r>
            <w:r>
              <w:rPr>
                <w:color w:val="000000"/>
                <w:kern w:val="0"/>
                <w:sz w:val="18"/>
                <w:szCs w:val="18"/>
              </w:rPr>
              <w:t>物理</w:t>
            </w:r>
            <w:r>
              <w:rPr>
                <w:rFonts w:hint="eastAsia"/>
                <w:color w:val="000000"/>
                <w:kern w:val="0"/>
                <w:sz w:val="18"/>
                <w:szCs w:val="18"/>
              </w:rPr>
              <w:t>C</w:t>
            </w:r>
            <w:r>
              <w:rPr>
                <w:color w:val="000000"/>
                <w:kern w:val="0"/>
                <w:sz w:val="18"/>
                <w:szCs w:val="18"/>
              </w:rPr>
              <w:t>U</w:t>
            </w:r>
            <w:r>
              <w:rPr>
                <w:color w:val="000000"/>
                <w:kern w:val="0"/>
                <w:sz w:val="18"/>
                <w:szCs w:val="18"/>
              </w:rPr>
              <w:t>所在的地址表示。</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O</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relatedCUid</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rFonts w:hint="eastAsia"/>
                <w:color w:val="000000"/>
                <w:kern w:val="0"/>
                <w:sz w:val="18"/>
                <w:szCs w:val="18"/>
              </w:rPr>
              <w:t>物理</w:t>
            </w:r>
            <w:r>
              <w:rPr>
                <w:rFonts w:hint="eastAsia"/>
                <w:color w:val="000000"/>
                <w:kern w:val="0"/>
                <w:sz w:val="18"/>
                <w:szCs w:val="18"/>
              </w:rPr>
              <w:t>CU</w:t>
            </w:r>
            <w:r>
              <w:rPr>
                <w:color w:val="000000"/>
                <w:kern w:val="0"/>
                <w:sz w:val="18"/>
                <w:szCs w:val="18"/>
              </w:rPr>
              <w:t xml:space="preserve"> ID</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rFonts w:hint="eastAsia"/>
                <w:color w:val="000000"/>
                <w:kern w:val="0"/>
                <w:sz w:val="18"/>
                <w:szCs w:val="18"/>
              </w:rPr>
              <w:t>物理</w:t>
            </w:r>
            <w:r>
              <w:rPr>
                <w:rFonts w:hint="eastAsia"/>
                <w:color w:val="000000"/>
                <w:kern w:val="0"/>
                <w:sz w:val="18"/>
                <w:szCs w:val="18"/>
              </w:rPr>
              <w:t>CU</w:t>
            </w:r>
            <w:r>
              <w:rPr>
                <w:color w:val="000000"/>
                <w:kern w:val="0"/>
                <w:sz w:val="18"/>
                <w:szCs w:val="18"/>
              </w:rPr>
              <w:t>的唯一标识</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relatedgNBId</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color w:val="000000"/>
                <w:kern w:val="0"/>
                <w:sz w:val="18"/>
                <w:szCs w:val="18"/>
              </w:rPr>
              <w:t>gNB ID</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PLMN</w:t>
            </w:r>
          </w:p>
        </w:tc>
        <w:tc>
          <w:tcPr>
            <w:tcW w:w="113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sz w:val="18"/>
                <w:szCs w:val="18"/>
              </w:rPr>
              <w:t>承建方</w:t>
            </w:r>
            <w:r>
              <w:rPr>
                <w:sz w:val="18"/>
                <w:szCs w:val="18"/>
              </w:rPr>
              <w:t>PLMN</w:t>
            </w:r>
          </w:p>
        </w:tc>
        <w:tc>
          <w:tcPr>
            <w:tcW w:w="3828"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 xml:space="preserve"> </w:t>
            </w:r>
            <w:r>
              <w:rPr>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hardwareVersion</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硬件版本</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物理基站</w:t>
            </w:r>
            <w:r>
              <w:rPr>
                <w:sz w:val="18"/>
                <w:szCs w:val="18"/>
              </w:rPr>
              <w:t>当前使用的硬件版本号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无</w:t>
            </w:r>
          </w:p>
        </w:tc>
        <w:tc>
          <w:tcPr>
            <w:tcW w:w="605" w:type="dxa"/>
            <w:tcBorders>
              <w:top w:val="nil"/>
              <w:left w:val="nil"/>
              <w:bottom w:val="single" w:sz="4" w:space="0" w:color="auto"/>
              <w:right w:val="single" w:sz="4" w:space="0" w:color="auto"/>
            </w:tcBorders>
            <w:shd w:val="clear" w:color="000000" w:fill="FFFFFF"/>
          </w:tcPr>
          <w:p w:rsidR="00B53BBB" w:rsidRDefault="00776686">
            <w:pPr>
              <w:widowControl/>
              <w:jc w:val="left"/>
              <w:rPr>
                <w:color w:val="000000"/>
                <w:kern w:val="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sz w:val="18"/>
                <w:szCs w:val="18"/>
              </w:rPr>
            </w:pPr>
            <w:r>
              <w:rPr>
                <w:color w:val="000000"/>
                <w:kern w:val="0"/>
                <w:sz w:val="18"/>
                <w:szCs w:val="18"/>
              </w:rPr>
              <w:t>sequence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color w:val="000000"/>
                <w:kern w:val="0"/>
                <w:sz w:val="18"/>
                <w:szCs w:val="18"/>
              </w:rPr>
              <w:t>机框</w:t>
            </w:r>
            <w:r>
              <w:rPr>
                <w:color w:val="000000"/>
                <w:kern w:val="0"/>
                <w:sz w:val="18"/>
                <w:szCs w:val="18"/>
              </w:rPr>
              <w:t>序列号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color w:val="000000"/>
                <w:kern w:val="0"/>
                <w:sz w:val="18"/>
                <w:szCs w:val="18"/>
              </w:rPr>
              <w:t>物理</w:t>
            </w:r>
            <w:r>
              <w:rPr>
                <w:rFonts w:hint="eastAsia"/>
                <w:color w:val="000000"/>
                <w:kern w:val="0"/>
                <w:sz w:val="18"/>
                <w:szCs w:val="18"/>
              </w:rPr>
              <w:t>CU</w:t>
            </w:r>
            <w:r>
              <w:rPr>
                <w:color w:val="000000"/>
                <w:kern w:val="0"/>
                <w:sz w:val="18"/>
                <w:szCs w:val="18"/>
              </w:rPr>
              <w:t>所在机框的</w:t>
            </w:r>
            <w:r>
              <w:rPr>
                <w:color w:val="000000"/>
                <w:kern w:val="0"/>
                <w:sz w:val="18"/>
                <w:szCs w:val="18"/>
              </w:rPr>
              <w:t xml:space="preserve">SN </w:t>
            </w:r>
            <w:r>
              <w:rPr>
                <w:color w:val="000000"/>
                <w:kern w:val="0"/>
                <w:sz w:val="18"/>
                <w:szCs w:val="18"/>
              </w:rPr>
              <w:t>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jc w:val="left"/>
              <w:rPr>
                <w:sz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sz w:val="18"/>
                <w:szCs w:val="18"/>
              </w:rPr>
            </w:pPr>
            <w:r>
              <w:rPr>
                <w:color w:val="000000"/>
                <w:kern w:val="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longitude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经度</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设备所在经度，要求精确到小数点后</w:t>
            </w:r>
            <w:r>
              <w:rPr>
                <w:rFonts w:hint="eastAsia"/>
                <w:sz w:val="18"/>
                <w:szCs w:val="18"/>
              </w:rPr>
              <w:t>六</w:t>
            </w:r>
            <w:r>
              <w:rPr>
                <w:sz w:val="18"/>
                <w:szCs w:val="18"/>
              </w:rPr>
              <w:t>位及以上，最长不超过八位；如果小数点后只有</w:t>
            </w:r>
            <w:r>
              <w:rPr>
                <w:rFonts w:hint="eastAsia"/>
                <w:sz w:val="18"/>
                <w:szCs w:val="18"/>
              </w:rPr>
              <w:t>六</w:t>
            </w:r>
            <w:r>
              <w:rPr>
                <w:sz w:val="18"/>
                <w:szCs w:val="18"/>
              </w:rPr>
              <w:t>位且最后一位或多位同时为零时，则要求增加第</w:t>
            </w:r>
            <w:r>
              <w:rPr>
                <w:rFonts w:hint="eastAsia"/>
                <w:sz w:val="18"/>
                <w:szCs w:val="18"/>
              </w:rPr>
              <w:t>七</w:t>
            </w:r>
            <w:r>
              <w:rPr>
                <w:sz w:val="18"/>
                <w:szCs w:val="18"/>
              </w:rPr>
              <w:t>位并取值为</w:t>
            </w:r>
            <w:r>
              <w:rPr>
                <w:sz w:val="18"/>
                <w:szCs w:val="18"/>
              </w:rPr>
              <w:t>1</w:t>
            </w:r>
            <w:r>
              <w:rPr>
                <w:sz w:val="18"/>
                <w:szCs w:val="18"/>
              </w:rPr>
              <w:t>。</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实型</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度</w:t>
            </w:r>
          </w:p>
        </w:tc>
        <w:tc>
          <w:tcPr>
            <w:tcW w:w="605" w:type="dxa"/>
            <w:tcBorders>
              <w:top w:val="nil"/>
              <w:left w:val="nil"/>
              <w:bottom w:val="single" w:sz="4" w:space="0" w:color="auto"/>
              <w:right w:val="single" w:sz="4" w:space="0" w:color="auto"/>
            </w:tcBorders>
            <w:shd w:val="clear" w:color="000000" w:fill="FFFFFF"/>
          </w:tcPr>
          <w:p w:rsidR="00B53BBB" w:rsidRDefault="00776686">
            <w:pPr>
              <w:rPr>
                <w:color w:val="00000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latitude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纬度</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sz w:val="18"/>
                <w:szCs w:val="18"/>
              </w:rPr>
              <w:t>设备所在纬度，要求精确到小数点后</w:t>
            </w:r>
            <w:r>
              <w:rPr>
                <w:rFonts w:hint="eastAsia"/>
                <w:sz w:val="18"/>
                <w:szCs w:val="18"/>
              </w:rPr>
              <w:t>六</w:t>
            </w:r>
            <w:r>
              <w:rPr>
                <w:sz w:val="18"/>
                <w:szCs w:val="18"/>
              </w:rPr>
              <w:t>位及以上，最长不超过八位；如果小数点后只有</w:t>
            </w:r>
            <w:r>
              <w:rPr>
                <w:rFonts w:hint="eastAsia"/>
                <w:sz w:val="18"/>
                <w:szCs w:val="18"/>
              </w:rPr>
              <w:t>六</w:t>
            </w:r>
            <w:r>
              <w:rPr>
                <w:sz w:val="18"/>
                <w:szCs w:val="18"/>
              </w:rPr>
              <w:t>位且最后一位或多位同时为零时，则要求增加第</w:t>
            </w:r>
            <w:r>
              <w:rPr>
                <w:rFonts w:hint="eastAsia"/>
                <w:sz w:val="18"/>
                <w:szCs w:val="18"/>
              </w:rPr>
              <w:t>七</w:t>
            </w:r>
            <w:r>
              <w:rPr>
                <w:sz w:val="18"/>
                <w:szCs w:val="18"/>
              </w:rPr>
              <w:t>位并取值为</w:t>
            </w:r>
            <w:r>
              <w:rPr>
                <w:sz w:val="18"/>
                <w:szCs w:val="18"/>
              </w:rPr>
              <w:t>1</w:t>
            </w:r>
            <w:r>
              <w:rPr>
                <w:sz w:val="18"/>
                <w:szCs w:val="18"/>
              </w:rPr>
              <w:t>。</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实型</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度</w:t>
            </w:r>
          </w:p>
        </w:tc>
        <w:tc>
          <w:tcPr>
            <w:tcW w:w="605" w:type="dxa"/>
            <w:tcBorders>
              <w:top w:val="nil"/>
              <w:left w:val="nil"/>
              <w:bottom w:val="single" w:sz="4" w:space="0" w:color="auto"/>
              <w:right w:val="single" w:sz="4" w:space="0" w:color="auto"/>
            </w:tcBorders>
            <w:shd w:val="clear" w:color="000000" w:fill="FFFFFF"/>
          </w:tcPr>
          <w:p w:rsidR="00B53BBB" w:rsidRDefault="00776686">
            <w:pPr>
              <w:rPr>
                <w:color w:val="000000"/>
                <w:sz w:val="18"/>
                <w:szCs w:val="18"/>
              </w:rPr>
            </w:pPr>
            <w:r>
              <w:rPr>
                <w:sz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equipModel</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设备型号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设备型号</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freq_mode</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无线制式</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实际开通无线制式，和设备型号无关。转换为二进制以后，每个bit位代表一种无线制式，取值可以为一种制式或者多种制式的组合。</w:t>
            </w:r>
            <w:r>
              <w:rPr>
                <w:rFonts w:ascii="宋体" w:hAnsi="宋体" w:hint="eastAsia"/>
                <w:color w:val="000000"/>
                <w:sz w:val="18"/>
                <w:szCs w:val="18"/>
              </w:rPr>
              <w:br/>
              <w:t>1(00000001):CDMA</w:t>
            </w:r>
            <w:r>
              <w:rPr>
                <w:rFonts w:ascii="宋体" w:hAnsi="宋体" w:hint="eastAsia"/>
                <w:color w:val="000000"/>
                <w:sz w:val="18"/>
                <w:szCs w:val="18"/>
              </w:rPr>
              <w:br/>
              <w:t>2(00000010):LTE FDD</w:t>
            </w:r>
            <w:r>
              <w:rPr>
                <w:rFonts w:ascii="宋体" w:hAnsi="宋体" w:hint="eastAsia"/>
                <w:color w:val="000000"/>
                <w:sz w:val="18"/>
                <w:szCs w:val="18"/>
              </w:rPr>
              <w:br/>
              <w:t>4(00000100):TD-LTE</w:t>
            </w:r>
            <w:r>
              <w:rPr>
                <w:rFonts w:ascii="宋体" w:hAnsi="宋体" w:hint="eastAsia"/>
                <w:color w:val="000000"/>
                <w:sz w:val="18"/>
                <w:szCs w:val="18"/>
              </w:rPr>
              <w:br/>
              <w:t>8(00001000):NB-IoT</w:t>
            </w:r>
            <w:r>
              <w:rPr>
                <w:rFonts w:ascii="宋体" w:hAnsi="宋体" w:hint="eastAsia"/>
                <w:color w:val="000000"/>
                <w:sz w:val="18"/>
                <w:szCs w:val="18"/>
              </w:rPr>
              <w:br/>
              <w:t>16(00010000):NR</w:t>
            </w:r>
          </w:p>
          <w:p w:rsidR="00B53BBB" w:rsidRDefault="00776686">
            <w:pPr>
              <w:rPr>
                <w:rFonts w:ascii="宋体" w:hAnsi="宋体" w:cs="宋体"/>
                <w:color w:val="FF0000"/>
                <w:sz w:val="18"/>
                <w:szCs w:val="18"/>
              </w:rPr>
            </w:pPr>
            <w:r>
              <w:rPr>
                <w:rFonts w:ascii="宋体" w:hAnsi="宋体"/>
                <w:color w:val="000000"/>
                <w:sz w:val="18"/>
                <w:szCs w:val="18"/>
              </w:rPr>
              <w:t>32</w:t>
            </w:r>
            <w:r>
              <w:rPr>
                <w:rFonts w:ascii="宋体" w:hAnsi="宋体" w:hint="eastAsia"/>
                <w:color w:val="000000"/>
                <w:sz w:val="18"/>
                <w:szCs w:val="18"/>
              </w:rPr>
              <w:t>(001</w:t>
            </w:r>
            <w:r>
              <w:rPr>
                <w:rFonts w:ascii="宋体" w:hAnsi="宋体"/>
                <w:color w:val="000000"/>
                <w:sz w:val="18"/>
                <w:szCs w:val="18"/>
              </w:rPr>
              <w:t>0</w:t>
            </w:r>
            <w:r>
              <w:rPr>
                <w:rFonts w:ascii="宋体" w:hAnsi="宋体" w:hint="eastAsia"/>
                <w:color w:val="000000"/>
                <w:sz w:val="18"/>
                <w:szCs w:val="18"/>
              </w:rPr>
              <w:t>0000):</w:t>
            </w:r>
            <w:r>
              <w:rPr>
                <w:rFonts w:ascii="宋体" w:hAnsi="宋体"/>
                <w:color w:val="000000"/>
                <w:sz w:val="18"/>
                <w:szCs w:val="18"/>
              </w:rPr>
              <w:t>WCDMA</w:t>
            </w:r>
            <w:r>
              <w:rPr>
                <w:rFonts w:ascii="宋体" w:hAnsi="宋体" w:hint="eastAsia"/>
                <w:color w:val="000000"/>
                <w:sz w:val="18"/>
                <w:szCs w:val="18"/>
              </w:rPr>
              <w:br/>
              <w:t>多制式举例：</w:t>
            </w:r>
            <w:r>
              <w:rPr>
                <w:rFonts w:ascii="宋体" w:hAnsi="宋体" w:hint="eastAsia"/>
                <w:color w:val="000000"/>
                <w:sz w:val="18"/>
                <w:szCs w:val="18"/>
              </w:rPr>
              <w:br/>
              <w:t>6(00000110)：LTEFDD与TD-LTE</w:t>
            </w:r>
            <w:r>
              <w:rPr>
                <w:rFonts w:ascii="宋体" w:hAnsi="宋体" w:hint="eastAsia"/>
                <w:color w:val="000000"/>
                <w:sz w:val="18"/>
                <w:szCs w:val="18"/>
              </w:rPr>
              <w:br/>
              <w:t>11(00001011): CDMA、LTE FDD与NB-IoT</w:t>
            </w:r>
            <w:r>
              <w:rPr>
                <w:rFonts w:ascii="宋体" w:hAnsi="宋体" w:hint="eastAsia"/>
                <w:color w:val="000000"/>
                <w:sz w:val="18"/>
                <w:szCs w:val="18"/>
              </w:rPr>
              <w:br/>
              <w:t>18(00010010): NR与LTE FDD</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kern w:val="0"/>
                <w:sz w:val="18"/>
                <w:szCs w:val="18"/>
              </w:rPr>
              <w:t>整型</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rPr>
                <w:color w:val="000000"/>
                <w:kern w:val="0"/>
                <w:sz w:val="18"/>
                <w:szCs w:val="18"/>
              </w:rPr>
            </w:pPr>
            <w:r>
              <w:rPr>
                <w:color w:val="00000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82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52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60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45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 w:rsidR="00B53BBB" w:rsidRDefault="00776686">
      <w:pPr>
        <w:pStyle w:val="a0"/>
        <w:spacing w:before="156" w:after="156"/>
        <w:rPr>
          <w:rFonts w:ascii="Times New Roman"/>
        </w:rPr>
      </w:pPr>
      <w:bookmarkStart w:id="263" w:name="_Toc123025230"/>
      <w:r>
        <w:rPr>
          <w:rFonts w:ascii="Times New Roman"/>
        </w:rPr>
        <w:t>gNB</w:t>
      </w:r>
      <w:r>
        <w:rPr>
          <w:rFonts w:ascii="Times New Roman" w:hint="eastAsia"/>
        </w:rPr>
        <w:t>（逻辑</w:t>
      </w:r>
      <w:r>
        <w:rPr>
          <w:rFonts w:ascii="Times New Roman"/>
        </w:rPr>
        <w:t>基站</w:t>
      </w:r>
      <w:r>
        <w:rPr>
          <w:rFonts w:ascii="Times New Roman" w:hint="eastAsia"/>
        </w:rPr>
        <w:t>）</w:t>
      </w:r>
      <w:bookmarkEnd w:id="263"/>
    </w:p>
    <w:tbl>
      <w:tblPr>
        <w:tblW w:w="8959" w:type="dxa"/>
        <w:tblInd w:w="-5" w:type="dxa"/>
        <w:tblLayout w:type="fixed"/>
        <w:tblLook w:val="04A0" w:firstRow="1" w:lastRow="0" w:firstColumn="1" w:lastColumn="0" w:noHBand="0" w:noVBand="1"/>
      </w:tblPr>
      <w:tblGrid>
        <w:gridCol w:w="1134"/>
        <w:gridCol w:w="1138"/>
        <w:gridCol w:w="3647"/>
        <w:gridCol w:w="1311"/>
        <w:gridCol w:w="425"/>
        <w:gridCol w:w="841"/>
        <w:gridCol w:w="463"/>
      </w:tblGrid>
      <w:tr w:rsidR="00B53BBB">
        <w:trPr>
          <w:trHeight w:val="360"/>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英文名称</w:t>
            </w:r>
          </w:p>
        </w:tc>
        <w:tc>
          <w:tcPr>
            <w:tcW w:w="1138"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属性名称</w:t>
            </w:r>
          </w:p>
        </w:tc>
        <w:tc>
          <w:tcPr>
            <w:tcW w:w="364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解释及触发点</w:t>
            </w:r>
          </w:p>
        </w:tc>
        <w:tc>
          <w:tcPr>
            <w:tcW w:w="131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数据类型</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单位</w:t>
            </w:r>
          </w:p>
        </w:tc>
        <w:tc>
          <w:tcPr>
            <w:tcW w:w="84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采集方式</w:t>
            </w:r>
          </w:p>
        </w:tc>
        <w:tc>
          <w:tcPr>
            <w:tcW w:w="46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b/>
                <w:sz w:val="18"/>
                <w:szCs w:val="18"/>
              </w:rPr>
            </w:pPr>
            <w:r>
              <w:rPr>
                <w:b/>
                <w:sz w:val="18"/>
                <w:szCs w:val="18"/>
              </w:rPr>
              <w:t>限定</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lastRenderedPageBreak/>
              <w:t>gNBId</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逻辑</w:t>
            </w:r>
            <w:r>
              <w:rPr>
                <w:sz w:val="18"/>
                <w:szCs w:val="18"/>
              </w:rPr>
              <w:t>基站编码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用于表示逻辑基站的唯一标识符，</w:t>
            </w:r>
            <w:r>
              <w:rPr>
                <w:rFonts w:ascii="宋体" w:hAnsi="宋体" w:hint="eastAsia"/>
                <w:sz w:val="18"/>
                <w:szCs w:val="18"/>
              </w:rPr>
              <w:t>使用承建方</w:t>
            </w:r>
            <w:r>
              <w:rPr>
                <w:rFonts w:ascii="宋体" w:hAnsi="宋体"/>
                <w:sz w:val="18"/>
                <w:szCs w:val="18"/>
              </w:rPr>
              <w:t>gNodeBID</w:t>
            </w:r>
            <w:r>
              <w:rPr>
                <w:rFonts w:hint="eastAsia"/>
                <w:sz w:val="18"/>
                <w:szCs w:val="18"/>
              </w:rPr>
              <w:t>。</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整型</w:t>
            </w:r>
            <w:r>
              <w:rPr>
                <w:sz w:val="18"/>
                <w:szCs w:val="18"/>
              </w:rPr>
              <w:t xml:space="preserve"> (0..4294967295) </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PLMN</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承建方</w:t>
            </w:r>
            <w:r>
              <w:rPr>
                <w:sz w:val="18"/>
                <w:szCs w:val="18"/>
              </w:rPr>
              <w:t>PLMN</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承建方</w:t>
            </w:r>
            <w:r>
              <w:rPr>
                <w:sz w:val="18"/>
                <w:szCs w:val="18"/>
              </w:rPr>
              <w:t>PLMN</w:t>
            </w:r>
            <w:r>
              <w:rPr>
                <w:rFonts w:hint="eastAsia"/>
                <w:sz w:val="18"/>
                <w:szCs w:val="18"/>
              </w:rPr>
              <w:t>，取值由</w:t>
            </w:r>
            <w:r>
              <w:rPr>
                <w:sz w:val="18"/>
                <w:szCs w:val="18"/>
              </w:rPr>
              <w:t>MCC</w:t>
            </w:r>
            <w:r>
              <w:rPr>
                <w:rFonts w:hint="eastAsia"/>
                <w:sz w:val="18"/>
                <w:szCs w:val="18"/>
              </w:rPr>
              <w:t>与</w:t>
            </w:r>
            <w:r>
              <w:rPr>
                <w:sz w:val="18"/>
                <w:szCs w:val="18"/>
              </w:rPr>
              <w:t>MNC</w:t>
            </w:r>
            <w:r>
              <w:rPr>
                <w:rFonts w:hint="eastAsia"/>
                <w:sz w:val="18"/>
                <w:szCs w:val="18"/>
              </w:rPr>
              <w:t>拼接而成。</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 xml:space="preserve"> </w:t>
            </w:r>
            <w:r>
              <w:rPr>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gNBName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逻辑</w:t>
            </w:r>
            <w:r>
              <w:rPr>
                <w:sz w:val="18"/>
                <w:szCs w:val="18"/>
              </w:rPr>
              <w:t>基站的名称</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用于表示逻辑基站的名称。</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provinceCode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省份编码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所在省份编码，名称与编码取值参见</w:t>
            </w:r>
            <w:ins w:id="264" w:author="tangjinkun" w:date="2022-12-27T09:18:00Z">
              <w:r w:rsidRPr="00DA6636">
                <w:rPr>
                  <w:rFonts w:hint="eastAsia"/>
                  <w:color w:val="000000"/>
                  <w:kern w:val="0"/>
                  <w:sz w:val="18"/>
                  <w:szCs w:val="18"/>
                </w:rPr>
                <w:t>《中国联通统一采集与指令适配接口规范》</w:t>
              </w:r>
              <w:r w:rsidRPr="00DA6636">
                <w:rPr>
                  <w:rFonts w:hint="eastAsia"/>
                  <w:color w:val="000000"/>
                  <w:kern w:val="0"/>
                  <w:sz w:val="18"/>
                  <w:szCs w:val="18"/>
                </w:rPr>
                <w:t xml:space="preserve"> </w:t>
              </w:r>
              <w:r w:rsidRPr="00DA6636">
                <w:rPr>
                  <w:rFonts w:hint="eastAsia"/>
                  <w:color w:val="000000"/>
                  <w:kern w:val="0"/>
                  <w:sz w:val="18"/>
                  <w:szCs w:val="18"/>
                </w:rPr>
                <w:t>中附录</w:t>
              </w:r>
              <w:r w:rsidRPr="00DA6636">
                <w:rPr>
                  <w:rFonts w:hint="eastAsia"/>
                  <w:color w:val="000000"/>
                  <w:kern w:val="0"/>
                  <w:sz w:val="18"/>
                  <w:szCs w:val="18"/>
                </w:rPr>
                <w:t>B</w:t>
              </w:r>
              <w:r w:rsidRPr="00DA6636">
                <w:rPr>
                  <w:rFonts w:hint="eastAsia"/>
                  <w:color w:val="000000"/>
                  <w:kern w:val="0"/>
                  <w:sz w:val="18"/>
                  <w:szCs w:val="18"/>
                </w:rPr>
                <w:t>省分</w:t>
              </w:r>
              <w:r w:rsidRPr="00DA6636">
                <w:rPr>
                  <w:rFonts w:hint="eastAsia"/>
                  <w:color w:val="000000"/>
                  <w:kern w:val="0"/>
                  <w:sz w:val="18"/>
                  <w:szCs w:val="18"/>
                </w:rPr>
                <w:t>/</w:t>
              </w:r>
              <w:r w:rsidRPr="00DA6636">
                <w:rPr>
                  <w:rFonts w:hint="eastAsia"/>
                  <w:color w:val="000000"/>
                  <w:kern w:val="0"/>
                  <w:sz w:val="18"/>
                  <w:szCs w:val="18"/>
                </w:rPr>
                <w:t>城市代码表</w:t>
              </w:r>
            </w:ins>
            <w:del w:id="265" w:author="tangjinkun" w:date="2022-12-27T09:18:00Z">
              <w:r w:rsidDel="00776686">
                <w:rPr>
                  <w:rFonts w:hint="eastAsia"/>
                  <w:sz w:val="18"/>
                  <w:szCs w:val="18"/>
                </w:rPr>
                <w:delText>本规范附录</w:delText>
              </w:r>
              <w:r w:rsidDel="00776686">
                <w:rPr>
                  <w:sz w:val="18"/>
                  <w:szCs w:val="18"/>
                </w:rPr>
                <w:delText xml:space="preserve">A.1 </w:delText>
              </w:r>
              <w:r w:rsidDel="00776686">
                <w:rPr>
                  <w:rFonts w:hint="eastAsia"/>
                  <w:sz w:val="18"/>
                  <w:szCs w:val="18"/>
                </w:rPr>
                <w:delText>省份</w:delText>
              </w:r>
              <w:r w:rsidDel="00776686">
                <w:rPr>
                  <w:sz w:val="18"/>
                  <w:szCs w:val="18"/>
                </w:rPr>
                <w:delText>/</w:delText>
              </w:r>
              <w:r w:rsidDel="00776686">
                <w:rPr>
                  <w:rFonts w:hint="eastAsia"/>
                  <w:sz w:val="18"/>
                  <w:szCs w:val="18"/>
                </w:rPr>
                <w:delText>城市</w:delText>
              </w:r>
              <w:r w:rsidDel="00776686">
                <w:rPr>
                  <w:sz w:val="18"/>
                  <w:szCs w:val="18"/>
                </w:rPr>
                <w:delText>/</w:delText>
              </w:r>
              <w:r w:rsidDel="00776686">
                <w:rPr>
                  <w:rFonts w:hint="eastAsia"/>
                  <w:sz w:val="18"/>
                  <w:szCs w:val="18"/>
                </w:rPr>
                <w:delText>区县编码表</w:delText>
              </w:r>
            </w:del>
            <w:r>
              <w:rPr>
                <w:rFonts w:hint="eastAsia"/>
                <w:sz w:val="18"/>
                <w:szCs w:val="18"/>
              </w:rPr>
              <w:t>。</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短整型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cityCode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城市编码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所属城市编码，名称与编码取值参见</w:t>
            </w:r>
            <w:ins w:id="266" w:author="tangjinkun" w:date="2022-12-27T09:18:00Z">
              <w:r w:rsidR="00824D1A" w:rsidRPr="00DA6636">
                <w:rPr>
                  <w:rFonts w:hint="eastAsia"/>
                  <w:color w:val="000000"/>
                  <w:kern w:val="0"/>
                  <w:sz w:val="18"/>
                  <w:szCs w:val="18"/>
                </w:rPr>
                <w:t>《中国联通统一采集与指令适配接口规范》</w:t>
              </w:r>
              <w:r w:rsidR="00824D1A" w:rsidRPr="00DA6636">
                <w:rPr>
                  <w:rFonts w:hint="eastAsia"/>
                  <w:color w:val="000000"/>
                  <w:kern w:val="0"/>
                  <w:sz w:val="18"/>
                  <w:szCs w:val="18"/>
                </w:rPr>
                <w:t xml:space="preserve"> </w:t>
              </w:r>
              <w:r w:rsidR="00824D1A" w:rsidRPr="00DA6636">
                <w:rPr>
                  <w:rFonts w:hint="eastAsia"/>
                  <w:color w:val="000000"/>
                  <w:kern w:val="0"/>
                  <w:sz w:val="18"/>
                  <w:szCs w:val="18"/>
                </w:rPr>
                <w:t>中附录</w:t>
              </w:r>
              <w:r w:rsidR="00824D1A" w:rsidRPr="00DA6636">
                <w:rPr>
                  <w:rFonts w:hint="eastAsia"/>
                  <w:color w:val="000000"/>
                  <w:kern w:val="0"/>
                  <w:sz w:val="18"/>
                  <w:szCs w:val="18"/>
                </w:rPr>
                <w:t>B</w:t>
              </w:r>
              <w:r w:rsidR="00824D1A" w:rsidRPr="00DA6636">
                <w:rPr>
                  <w:rFonts w:hint="eastAsia"/>
                  <w:color w:val="000000"/>
                  <w:kern w:val="0"/>
                  <w:sz w:val="18"/>
                  <w:szCs w:val="18"/>
                </w:rPr>
                <w:t>省分</w:t>
              </w:r>
              <w:r w:rsidR="00824D1A" w:rsidRPr="00DA6636">
                <w:rPr>
                  <w:rFonts w:hint="eastAsia"/>
                  <w:color w:val="000000"/>
                  <w:kern w:val="0"/>
                  <w:sz w:val="18"/>
                  <w:szCs w:val="18"/>
                </w:rPr>
                <w:t>/</w:t>
              </w:r>
              <w:r w:rsidR="00824D1A" w:rsidRPr="00DA6636">
                <w:rPr>
                  <w:rFonts w:hint="eastAsia"/>
                  <w:color w:val="000000"/>
                  <w:kern w:val="0"/>
                  <w:sz w:val="18"/>
                  <w:szCs w:val="18"/>
                </w:rPr>
                <w:t>城市代码表</w:t>
              </w:r>
            </w:ins>
            <w:del w:id="267" w:author="tangjinkun" w:date="2022-12-27T09:18:00Z">
              <w:r w:rsidDel="00824D1A">
                <w:rPr>
                  <w:rFonts w:hint="eastAsia"/>
                  <w:sz w:val="18"/>
                  <w:szCs w:val="18"/>
                </w:rPr>
                <w:delText>本规范附录</w:delText>
              </w:r>
              <w:r w:rsidDel="00824D1A">
                <w:rPr>
                  <w:sz w:val="18"/>
                  <w:szCs w:val="18"/>
                </w:rPr>
                <w:delText xml:space="preserve">A.1 </w:delText>
              </w:r>
              <w:r w:rsidDel="00824D1A">
                <w:rPr>
                  <w:rFonts w:hint="eastAsia"/>
                  <w:sz w:val="18"/>
                  <w:szCs w:val="18"/>
                </w:rPr>
                <w:delText>省份</w:delText>
              </w:r>
              <w:r w:rsidDel="00824D1A">
                <w:rPr>
                  <w:sz w:val="18"/>
                  <w:szCs w:val="18"/>
                </w:rPr>
                <w:delText>/</w:delText>
              </w:r>
              <w:r w:rsidDel="00824D1A">
                <w:rPr>
                  <w:rFonts w:hint="eastAsia"/>
                  <w:sz w:val="18"/>
                  <w:szCs w:val="18"/>
                </w:rPr>
                <w:delText>城市</w:delText>
              </w:r>
              <w:r w:rsidDel="00824D1A">
                <w:rPr>
                  <w:sz w:val="18"/>
                  <w:szCs w:val="18"/>
                </w:rPr>
                <w:delText>/</w:delText>
              </w:r>
              <w:r w:rsidDel="00824D1A">
                <w:rPr>
                  <w:rFonts w:hint="eastAsia"/>
                  <w:sz w:val="18"/>
                  <w:szCs w:val="18"/>
                </w:rPr>
                <w:delText>区县编码表</w:delText>
              </w:r>
            </w:del>
            <w:r>
              <w:rPr>
                <w:rFonts w:hint="eastAsia"/>
                <w:sz w:val="18"/>
                <w:szCs w:val="18"/>
              </w:rPr>
              <w:t>。</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短整型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M</w:t>
            </w:r>
          </w:p>
        </w:tc>
      </w:tr>
      <w:tr w:rsidR="00B53BBB">
        <w:trPr>
          <w:trHeight w:val="36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vendorId</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设备厂家编码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kern w:val="0"/>
                <w:sz w:val="18"/>
                <w:szCs w:val="18"/>
              </w:rPr>
              <w:t>设备厂家编码，编码取值参见</w:t>
            </w:r>
            <w:ins w:id="268" w:author="tangjinkun" w:date="2022-12-27T09:18:00Z">
              <w:r w:rsidR="00824D1A" w:rsidRPr="00DA6636">
                <w:rPr>
                  <w:rFonts w:hint="eastAsia"/>
                  <w:color w:val="000000"/>
                  <w:kern w:val="0"/>
                  <w:sz w:val="18"/>
                  <w:szCs w:val="18"/>
                </w:rPr>
                <w:t>《中国联通统一采集与指令适配接口规范》中附录</w:t>
              </w:r>
              <w:r w:rsidR="00824D1A" w:rsidRPr="00DA6636">
                <w:rPr>
                  <w:rFonts w:hint="eastAsia"/>
                  <w:color w:val="000000"/>
                  <w:kern w:val="0"/>
                  <w:sz w:val="18"/>
                  <w:szCs w:val="18"/>
                </w:rPr>
                <w:t>G</w:t>
              </w:r>
              <w:r w:rsidR="00824D1A" w:rsidRPr="00DA6636">
                <w:rPr>
                  <w:rFonts w:hint="eastAsia"/>
                  <w:color w:val="000000"/>
                  <w:kern w:val="0"/>
                  <w:sz w:val="18"/>
                  <w:szCs w:val="18"/>
                </w:rPr>
                <w:t>厂家编码表</w:t>
              </w:r>
            </w:ins>
            <w:del w:id="269" w:author="tangjinkun" w:date="2022-12-27T09:18:00Z">
              <w:r w:rsidDel="00824D1A">
                <w:rPr>
                  <w:rFonts w:hint="eastAsia"/>
                  <w:kern w:val="0"/>
                  <w:sz w:val="18"/>
                  <w:szCs w:val="18"/>
                </w:rPr>
                <w:delText>本规范附录</w:delText>
              </w:r>
              <w:r w:rsidDel="00824D1A">
                <w:rPr>
                  <w:kern w:val="0"/>
                  <w:sz w:val="18"/>
                  <w:szCs w:val="18"/>
                </w:rPr>
                <w:delText>A.2</w:delText>
              </w:r>
              <w:r w:rsidDel="00824D1A">
                <w:rPr>
                  <w:rFonts w:hint="eastAsia"/>
                  <w:kern w:val="0"/>
                  <w:sz w:val="18"/>
                  <w:szCs w:val="18"/>
                </w:rPr>
                <w:delText>中厂商名称和编码</w:delText>
              </w:r>
            </w:del>
            <w:r>
              <w:rPr>
                <w:rFonts w:hint="eastAsia"/>
                <w:kern w:val="0"/>
                <w:sz w:val="18"/>
                <w:szCs w:val="18"/>
              </w:rPr>
              <w:t>。</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短整型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M</w:t>
            </w:r>
          </w:p>
        </w:tc>
      </w:tr>
      <w:tr w:rsidR="00B53BBB">
        <w:trPr>
          <w:trHeight w:val="27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rFonts w:hint="eastAsia"/>
                <w:color w:val="000000"/>
                <w:kern w:val="0"/>
                <w:sz w:val="18"/>
                <w:szCs w:val="18"/>
              </w:rPr>
              <w:t>e</w:t>
            </w:r>
            <w:r>
              <w:rPr>
                <w:color w:val="000000"/>
                <w:kern w:val="0"/>
                <w:sz w:val="18"/>
                <w:szCs w:val="18"/>
              </w:rPr>
              <w:t>msId</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所属</w:t>
            </w:r>
            <w:r>
              <w:rPr>
                <w:color w:val="000000"/>
                <w:kern w:val="0"/>
                <w:sz w:val="18"/>
                <w:szCs w:val="18"/>
              </w:rPr>
              <w:t>EMS</w:t>
            </w:r>
            <w:r>
              <w:rPr>
                <w:color w:val="000000"/>
                <w:kern w:val="0"/>
                <w:sz w:val="18"/>
                <w:szCs w:val="18"/>
              </w:rPr>
              <w:t>标识</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kern w:val="0"/>
                <w:sz w:val="18"/>
                <w:szCs w:val="18"/>
              </w:rPr>
              <w:t>所属</w:t>
            </w:r>
            <w:r>
              <w:rPr>
                <w:kern w:val="0"/>
                <w:sz w:val="18"/>
                <w:szCs w:val="18"/>
              </w:rPr>
              <w:t>EMS</w:t>
            </w:r>
            <w:r>
              <w:rPr>
                <w:rFonts w:hint="eastAsia"/>
                <w:kern w:val="0"/>
                <w:sz w:val="18"/>
                <w:szCs w:val="18"/>
              </w:rPr>
              <w:t>的唯一标识。编码规则建议采用</w:t>
            </w:r>
            <w:r>
              <w:rPr>
                <w:kern w:val="0"/>
                <w:sz w:val="18"/>
                <w:szCs w:val="18"/>
              </w:rPr>
              <w:t>“</w:t>
            </w:r>
            <w:r>
              <w:rPr>
                <w:rFonts w:hint="eastAsia"/>
                <w:kern w:val="0"/>
                <w:sz w:val="18"/>
                <w:szCs w:val="18"/>
              </w:rPr>
              <w:t>省份编码</w:t>
            </w:r>
            <w:r>
              <w:rPr>
                <w:kern w:val="0"/>
                <w:sz w:val="18"/>
                <w:szCs w:val="18"/>
              </w:rPr>
              <w:t>-5G-</w:t>
            </w:r>
            <w:r>
              <w:rPr>
                <w:rFonts w:hint="eastAsia"/>
                <w:kern w:val="0"/>
                <w:sz w:val="18"/>
                <w:szCs w:val="18"/>
              </w:rPr>
              <w:t>序号</w:t>
            </w:r>
            <w:r>
              <w:rPr>
                <w:kern w:val="0"/>
                <w:sz w:val="18"/>
                <w:szCs w:val="18"/>
              </w:rPr>
              <w:t>”</w:t>
            </w:r>
            <w:r>
              <w:rPr>
                <w:rFonts w:hint="eastAsia"/>
                <w:kern w:val="0"/>
                <w:sz w:val="18"/>
                <w:szCs w:val="18"/>
              </w:rPr>
              <w:t>的形式，如</w:t>
            </w:r>
            <w:r>
              <w:rPr>
                <w:kern w:val="0"/>
                <w:sz w:val="18"/>
                <w:szCs w:val="18"/>
              </w:rPr>
              <w:t>“101-5G-1”</w:t>
            </w:r>
            <w:r>
              <w:rPr>
                <w:rFonts w:hint="eastAsia"/>
                <w:kern w:val="0"/>
                <w:sz w:val="18"/>
                <w:szCs w:val="18"/>
              </w:rPr>
              <w:t>。</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000000" w:fill="FFFFFF"/>
            <w:vAlign w:val="center"/>
          </w:tcPr>
          <w:p w:rsidR="00B53BBB" w:rsidRDefault="00776686">
            <w:pPr>
              <w:rPr>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20"/>
                <w:szCs w:val="20"/>
              </w:rPr>
              <w:t>AdministrativeState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color w:val="000000"/>
                <w:kern w:val="0"/>
                <w:sz w:val="18"/>
                <w:szCs w:val="18"/>
              </w:rPr>
              <w:t>管理状态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sz w:val="18"/>
                <w:szCs w:val="18"/>
              </w:rPr>
            </w:pPr>
            <w:r>
              <w:rPr>
                <w:rFonts w:hint="eastAsia"/>
                <w:kern w:val="0"/>
                <w:sz w:val="18"/>
                <w:szCs w:val="18"/>
              </w:rPr>
              <w:t>取值范围为</w:t>
            </w:r>
            <w:r>
              <w:rPr>
                <w:kern w:val="0"/>
                <w:sz w:val="18"/>
                <w:szCs w:val="18"/>
              </w:rPr>
              <w:t>{Locked</w:t>
            </w:r>
            <w:r>
              <w:rPr>
                <w:rFonts w:hint="eastAsia"/>
                <w:kern w:val="0"/>
                <w:sz w:val="18"/>
                <w:szCs w:val="18"/>
              </w:rPr>
              <w:t>，</w:t>
            </w:r>
            <w:r>
              <w:rPr>
                <w:kern w:val="0"/>
                <w:sz w:val="18"/>
                <w:szCs w:val="18"/>
              </w:rPr>
              <w:t>Unlocked</w:t>
            </w:r>
            <w:r>
              <w:rPr>
                <w:rFonts w:hint="eastAsia"/>
                <w:kern w:val="0"/>
                <w:sz w:val="18"/>
                <w:szCs w:val="18"/>
              </w:rPr>
              <w:t>，</w:t>
            </w:r>
            <w:r>
              <w:rPr>
                <w:kern w:val="0"/>
                <w:sz w:val="18"/>
                <w:szCs w:val="18"/>
              </w:rPr>
              <w:t>ShuttingDown}</w:t>
            </w:r>
            <w:r>
              <w:rPr>
                <w:rFonts w:hint="eastAsia"/>
                <w:kern w:val="0"/>
                <w:sz w:val="18"/>
                <w:szCs w:val="18"/>
              </w:rPr>
              <w:t>，管理状态为“</w:t>
            </w:r>
            <w:r>
              <w:rPr>
                <w:kern w:val="0"/>
                <w:sz w:val="18"/>
                <w:szCs w:val="18"/>
              </w:rPr>
              <w:t>Locked</w:t>
            </w:r>
            <w:r>
              <w:rPr>
                <w:rFonts w:hint="eastAsia"/>
                <w:kern w:val="0"/>
                <w:sz w:val="18"/>
                <w:szCs w:val="18"/>
              </w:rPr>
              <w:t>”时，表示基站被锁定，不允许用户接入；“</w:t>
            </w:r>
            <w:r>
              <w:rPr>
                <w:kern w:val="0"/>
                <w:sz w:val="18"/>
                <w:szCs w:val="18"/>
              </w:rPr>
              <w:t>UnLocked</w:t>
            </w:r>
            <w:r>
              <w:rPr>
                <w:rFonts w:hint="eastAsia"/>
                <w:kern w:val="0"/>
                <w:sz w:val="18"/>
                <w:szCs w:val="18"/>
              </w:rPr>
              <w:t>”状态表示允许用户接入；“</w:t>
            </w:r>
            <w:r>
              <w:rPr>
                <w:kern w:val="0"/>
                <w:sz w:val="18"/>
                <w:szCs w:val="18"/>
              </w:rPr>
              <w:t>Shuttingdown</w:t>
            </w:r>
            <w:r>
              <w:rPr>
                <w:rFonts w:hint="eastAsia"/>
                <w:kern w:val="0"/>
                <w:sz w:val="18"/>
                <w:szCs w:val="18"/>
              </w:rPr>
              <w:t>”状态表示不允许新用户接入，现有已接入用户一旦退出</w:t>
            </w:r>
            <w:r>
              <w:rPr>
                <w:kern w:val="0"/>
                <w:sz w:val="18"/>
                <w:szCs w:val="18"/>
              </w:rPr>
              <w:t>RRC</w:t>
            </w:r>
            <w:r>
              <w:rPr>
                <w:rFonts w:hint="eastAsia"/>
                <w:kern w:val="0"/>
                <w:sz w:val="18"/>
                <w:szCs w:val="18"/>
              </w:rPr>
              <w:t>连接态将不再接受其业务请求；“</w:t>
            </w:r>
            <w:r>
              <w:rPr>
                <w:kern w:val="0"/>
                <w:sz w:val="18"/>
                <w:szCs w:val="18"/>
              </w:rPr>
              <w:t>Locked</w:t>
            </w:r>
            <w:r>
              <w:rPr>
                <w:rFonts w:hint="eastAsia"/>
                <w:kern w:val="0"/>
                <w:sz w:val="18"/>
                <w:szCs w:val="18"/>
              </w:rPr>
              <w:t>”与“</w:t>
            </w:r>
            <w:r>
              <w:rPr>
                <w:kern w:val="0"/>
                <w:sz w:val="18"/>
                <w:szCs w:val="18"/>
              </w:rPr>
              <w:t>Shuttingdown</w:t>
            </w:r>
            <w:r>
              <w:rPr>
                <w:rFonts w:hint="eastAsia"/>
                <w:kern w:val="0"/>
                <w:sz w:val="18"/>
                <w:szCs w:val="18"/>
              </w:rPr>
              <w:t>”状态常用于基站搬迁或需要锁站停服的软件版本升级中，也建议用于开启载频关断功能的状态表征。</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20"/>
                <w:szCs w:val="20"/>
              </w:rPr>
              <w:t>OperationalState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hint="eastAsia"/>
                <w:color w:val="000000"/>
                <w:kern w:val="0"/>
                <w:sz w:val="18"/>
                <w:szCs w:val="18"/>
              </w:rPr>
              <w:t>运行状态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sz w:val="18"/>
                <w:szCs w:val="18"/>
              </w:rPr>
            </w:pPr>
            <w:r>
              <w:rPr>
                <w:rFonts w:hint="eastAsia"/>
                <w:kern w:val="0"/>
                <w:sz w:val="18"/>
                <w:szCs w:val="18"/>
              </w:rPr>
              <w:t>取值范围为</w:t>
            </w:r>
            <w:r>
              <w:rPr>
                <w:kern w:val="0"/>
                <w:sz w:val="18"/>
                <w:szCs w:val="18"/>
              </w:rPr>
              <w:t>{Disabled, Enabled}</w:t>
            </w:r>
            <w:r>
              <w:rPr>
                <w:rFonts w:hint="eastAsia"/>
                <w:kern w:val="0"/>
                <w:sz w:val="18"/>
                <w:szCs w:val="18"/>
              </w:rPr>
              <w:t>，运行状态为“</w:t>
            </w:r>
            <w:r>
              <w:rPr>
                <w:kern w:val="0"/>
                <w:sz w:val="18"/>
                <w:szCs w:val="18"/>
              </w:rPr>
              <w:t>Enabled</w:t>
            </w:r>
            <w:r>
              <w:rPr>
                <w:rFonts w:hint="eastAsia"/>
                <w:kern w:val="0"/>
                <w:sz w:val="18"/>
                <w:szCs w:val="18"/>
              </w:rPr>
              <w:t>”时，表示基站已开通、在网管上的配置数据已完成了下发与激活，且正在正常运行；运行状态为“</w:t>
            </w:r>
            <w:r>
              <w:rPr>
                <w:kern w:val="0"/>
                <w:sz w:val="18"/>
                <w:szCs w:val="18"/>
              </w:rPr>
              <w:t>Disabled</w:t>
            </w:r>
            <w:r>
              <w:rPr>
                <w:rFonts w:hint="eastAsia"/>
                <w:kern w:val="0"/>
                <w:sz w:val="18"/>
                <w:szCs w:val="18"/>
              </w:rPr>
              <w:t>”时，表示基站的配置数据未完成下发或激活，或者基站断链。</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rFonts w:ascii="宋体" w:hAnsi="宋体" w:hint="eastAsia"/>
                <w:color w:val="000000"/>
                <w:sz w:val="18"/>
                <w:szCs w:val="18"/>
              </w:rPr>
              <w:t>gNB_type</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rFonts w:ascii="宋体" w:hAnsi="宋体" w:hint="eastAsia"/>
                <w:color w:val="000000"/>
                <w:sz w:val="18"/>
                <w:szCs w:val="18"/>
              </w:rPr>
              <w:t>基站类型</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rFonts w:ascii="宋体" w:hAnsi="宋体" w:cs="宋体" w:hint="eastAsia"/>
                <w:sz w:val="18"/>
                <w:szCs w:val="18"/>
              </w:rPr>
              <w:t>基站类型，</w:t>
            </w:r>
            <w:r>
              <w:rPr>
                <w:rFonts w:ascii="宋体" w:hAnsi="宋体" w:cs="宋体"/>
                <w:sz w:val="18"/>
                <w:szCs w:val="18"/>
              </w:rPr>
              <w:t>1：分布式基站(BBU+RRU/PRRU);2：一体化基站（小站/小微站/PICO站）</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短整型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M</w:t>
            </w:r>
          </w:p>
        </w:tc>
      </w:tr>
      <w:tr w:rsidR="00B53BBB">
        <w:trPr>
          <w:trHeight w:val="48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managIpAdress</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管理</w:t>
            </w:r>
            <w:r>
              <w:rPr>
                <w:color w:val="000000"/>
                <w:sz w:val="18"/>
                <w:szCs w:val="18"/>
              </w:rPr>
              <w:t>IP</w:t>
            </w:r>
            <w:r>
              <w:rPr>
                <w:color w:val="000000"/>
                <w:sz w:val="18"/>
                <w:szCs w:val="18"/>
              </w:rPr>
              <w:t>地址</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gNB</w:t>
            </w:r>
            <w:r>
              <w:rPr>
                <w:color w:val="000000"/>
                <w:sz w:val="18"/>
                <w:szCs w:val="18"/>
              </w:rPr>
              <w:t>的管理</w:t>
            </w:r>
            <w:r>
              <w:rPr>
                <w:color w:val="000000"/>
                <w:sz w:val="18"/>
                <w:szCs w:val="18"/>
              </w:rPr>
              <w:t>IP</w:t>
            </w:r>
            <w:r>
              <w:rPr>
                <w:color w:val="000000"/>
                <w:sz w:val="18"/>
                <w:szCs w:val="18"/>
              </w:rPr>
              <w:t>地址</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sz w:val="18"/>
                <w:szCs w:val="18"/>
              </w:rPr>
              <w:t>M</w:t>
            </w:r>
          </w:p>
        </w:tc>
      </w:tr>
      <w:tr w:rsidR="00B53BBB">
        <w:trPr>
          <w:trHeight w:val="48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subnetmask</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rFonts w:hint="eastAsia"/>
                <w:color w:val="000000"/>
                <w:sz w:val="18"/>
                <w:szCs w:val="18"/>
              </w:rPr>
              <w:t>子网掩码</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gNB</w:t>
            </w:r>
            <w:r>
              <w:rPr>
                <w:rFonts w:hint="eastAsia"/>
                <w:color w:val="000000"/>
                <w:sz w:val="18"/>
                <w:szCs w:val="18"/>
              </w:rPr>
              <w:t>的管理</w:t>
            </w:r>
            <w:r>
              <w:rPr>
                <w:color w:val="000000"/>
                <w:sz w:val="18"/>
                <w:szCs w:val="18"/>
              </w:rPr>
              <w:t>IP</w:t>
            </w:r>
            <w:r>
              <w:rPr>
                <w:rFonts w:hint="eastAsia"/>
                <w:color w:val="000000"/>
                <w:sz w:val="18"/>
                <w:szCs w:val="18"/>
              </w:rPr>
              <w:t>地址的子网掩码</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M</w:t>
            </w:r>
          </w:p>
        </w:tc>
      </w:tr>
      <w:tr w:rsidR="00B53BBB">
        <w:trPr>
          <w:trHeight w:val="48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softwareVersion</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软件版本</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当前使用的软件版本号。</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M</w:t>
            </w:r>
          </w:p>
        </w:tc>
      </w:tr>
      <w:tr w:rsidR="00B53BBB">
        <w:trPr>
          <w:trHeight w:val="48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lastRenderedPageBreak/>
              <w:t>softwarePacthVersion</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软件补丁版本</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当前使用的软件补丁版本号。</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无</w:t>
            </w:r>
          </w:p>
        </w:tc>
        <w:tc>
          <w:tcPr>
            <w:tcW w:w="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自动采集</w:t>
            </w:r>
          </w:p>
        </w:tc>
        <w:tc>
          <w:tcPr>
            <w:tcW w:w="463"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dn</w:t>
            </w:r>
          </w:p>
        </w:tc>
        <w:tc>
          <w:tcPr>
            <w:tcW w:w="1138"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DN</w:t>
            </w:r>
            <w:r>
              <w:rPr>
                <w:sz w:val="18"/>
                <w:szCs w:val="18"/>
              </w:rPr>
              <w:t>号</w:t>
            </w:r>
          </w:p>
        </w:tc>
        <w:tc>
          <w:tcPr>
            <w:tcW w:w="3647"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311"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字符串</w:t>
            </w:r>
          </w:p>
        </w:tc>
        <w:tc>
          <w:tcPr>
            <w:tcW w:w="425" w:type="dxa"/>
            <w:tcBorders>
              <w:top w:val="nil"/>
              <w:left w:val="nil"/>
              <w:bottom w:val="single" w:sz="4" w:space="0" w:color="auto"/>
              <w:right w:val="single" w:sz="4" w:space="0" w:color="auto"/>
            </w:tcBorders>
            <w:shd w:val="clear" w:color="000000" w:fill="FFFFFF"/>
            <w:vAlign w:val="center"/>
          </w:tcPr>
          <w:p w:rsidR="00B53BBB" w:rsidRDefault="00776686">
            <w:pPr>
              <w:rPr>
                <w:sz w:val="18"/>
                <w:szCs w:val="18"/>
              </w:rPr>
            </w:pPr>
            <w:r>
              <w:rPr>
                <w:sz w:val="18"/>
                <w:szCs w:val="18"/>
              </w:rPr>
              <w:t>无</w:t>
            </w:r>
          </w:p>
        </w:tc>
        <w:tc>
          <w:tcPr>
            <w:tcW w:w="841" w:type="dxa"/>
            <w:tcBorders>
              <w:top w:val="nil"/>
              <w:left w:val="nil"/>
              <w:bottom w:val="single" w:sz="4" w:space="0" w:color="auto"/>
              <w:right w:val="single" w:sz="4" w:space="0" w:color="auto"/>
            </w:tcBorders>
            <w:shd w:val="clear" w:color="000000" w:fill="FFFFFF"/>
            <w:vAlign w:val="center"/>
          </w:tcPr>
          <w:p w:rsidR="00B53BBB" w:rsidRDefault="00776686">
            <w:pPr>
              <w:rPr>
                <w:sz w:val="18"/>
                <w:szCs w:val="18"/>
              </w:rPr>
            </w:pPr>
            <w:r>
              <w:rPr>
                <w:sz w:val="18"/>
                <w:szCs w:val="18"/>
              </w:rPr>
              <w:t>自动采集</w:t>
            </w:r>
          </w:p>
        </w:tc>
        <w:tc>
          <w:tcPr>
            <w:tcW w:w="463" w:type="dxa"/>
            <w:tcBorders>
              <w:top w:val="nil"/>
              <w:left w:val="nil"/>
              <w:bottom w:val="single" w:sz="4" w:space="0" w:color="auto"/>
              <w:right w:val="single" w:sz="4" w:space="0" w:color="auto"/>
            </w:tcBorders>
            <w:shd w:val="clear" w:color="000000" w:fill="FFFFFF"/>
            <w:vAlign w:val="center"/>
          </w:tcPr>
          <w:p w:rsidR="00B53BBB" w:rsidRDefault="00776686">
            <w:pPr>
              <w:rPr>
                <w:sz w:val="18"/>
                <w:szCs w:val="18"/>
              </w:rPr>
            </w:pPr>
            <w:r>
              <w:rPr>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70" w:name="_Toc123025231"/>
      <w:r>
        <w:rPr>
          <w:rFonts w:ascii="Times New Roman" w:hint="eastAsia"/>
        </w:rPr>
        <w:t>运营商</w:t>
      </w:r>
      <w:r>
        <w:rPr>
          <w:rFonts w:ascii="Times New Roman"/>
        </w:rPr>
        <w:t>gNB(</w:t>
      </w:r>
      <w:r>
        <w:rPr>
          <w:rFonts w:ascii="Times New Roman" w:hint="eastAsia"/>
        </w:rPr>
        <w:t>含</w:t>
      </w:r>
      <w:r>
        <w:rPr>
          <w:rFonts w:ascii="Times New Roman"/>
        </w:rPr>
        <w:t>承建</w:t>
      </w:r>
      <w:r>
        <w:rPr>
          <w:rFonts w:ascii="Times New Roman" w:hint="eastAsia"/>
        </w:rPr>
        <w:t>方</w:t>
      </w:r>
      <w:r>
        <w:rPr>
          <w:rFonts w:ascii="Times New Roman"/>
        </w:rPr>
        <w:t>和共享方</w:t>
      </w:r>
      <w:r>
        <w:rPr>
          <w:rFonts w:ascii="Times New Roman"/>
        </w:rPr>
        <w:t>)</w:t>
      </w:r>
      <w:bookmarkEnd w:id="270"/>
    </w:p>
    <w:tbl>
      <w:tblPr>
        <w:tblW w:w="8959" w:type="dxa"/>
        <w:tblInd w:w="-5" w:type="dxa"/>
        <w:tblLayout w:type="fixed"/>
        <w:tblLook w:val="04A0" w:firstRow="1" w:lastRow="0" w:firstColumn="1" w:lastColumn="0" w:noHBand="0" w:noVBand="1"/>
      </w:tblPr>
      <w:tblGrid>
        <w:gridCol w:w="1276"/>
        <w:gridCol w:w="1027"/>
        <w:gridCol w:w="4501"/>
        <w:gridCol w:w="683"/>
        <w:gridCol w:w="430"/>
        <w:gridCol w:w="580"/>
        <w:gridCol w:w="462"/>
      </w:tblGrid>
      <w:tr w:rsidR="00B53BBB">
        <w:trPr>
          <w:trHeight w:val="342"/>
        </w:trPr>
        <w:tc>
          <w:tcPr>
            <w:tcW w:w="1276"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102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450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68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43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58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46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49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 xml:space="preserve"> gNBId</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运营商基站</w:t>
            </w:r>
            <w:r>
              <w:rPr>
                <w:color w:val="000000"/>
                <w:kern w:val="0"/>
                <w:sz w:val="18"/>
                <w:szCs w:val="18"/>
              </w:rPr>
              <w:t>编码</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w:t>
            </w:r>
            <w:r>
              <w:rPr>
                <w:rFonts w:hint="eastAsia"/>
                <w:color w:val="000000"/>
                <w:kern w:val="0"/>
                <w:sz w:val="18"/>
                <w:szCs w:val="18"/>
              </w:rPr>
              <w:t>运营商</w:t>
            </w:r>
            <w:r>
              <w:rPr>
                <w:color w:val="000000"/>
                <w:kern w:val="0"/>
                <w:sz w:val="18"/>
                <w:szCs w:val="18"/>
              </w:rPr>
              <w:t>gNB</w:t>
            </w:r>
            <w:r>
              <w:rPr>
                <w:color w:val="000000"/>
                <w:kern w:val="0"/>
                <w:sz w:val="18"/>
                <w:szCs w:val="18"/>
              </w:rPr>
              <w:t>的标识符</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9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PLMN</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w:t>
            </w:r>
            <w:r>
              <w:rPr>
                <w:color w:val="000000"/>
                <w:kern w:val="0"/>
                <w:sz w:val="18"/>
                <w:szCs w:val="18"/>
              </w:rPr>
              <w:t>PLMN</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运营商</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 xml:space="preserve"> gNBName</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w:t>
            </w:r>
            <w:r>
              <w:rPr>
                <w:color w:val="000000"/>
                <w:kern w:val="0"/>
                <w:sz w:val="18"/>
                <w:szCs w:val="18"/>
              </w:rPr>
              <w:t>基站的名称</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用于标示</w:t>
            </w:r>
            <w:r>
              <w:rPr>
                <w:rFonts w:hint="eastAsia"/>
                <w:color w:val="000000"/>
                <w:kern w:val="0"/>
                <w:sz w:val="18"/>
                <w:szCs w:val="18"/>
              </w:rPr>
              <w:t>运营商</w:t>
            </w:r>
            <w:r>
              <w:rPr>
                <w:color w:val="000000"/>
                <w:kern w:val="0"/>
                <w:sz w:val="18"/>
                <w:szCs w:val="18"/>
              </w:rPr>
              <w:t>基站的名称。</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color w:val="000000"/>
                <w:kern w:val="0"/>
                <w:sz w:val="18"/>
                <w:szCs w:val="18"/>
              </w:rPr>
              <w:t>所属</w:t>
            </w:r>
            <w:r>
              <w:rPr>
                <w:color w:val="000000"/>
                <w:kern w:val="0"/>
                <w:sz w:val="18"/>
                <w:szCs w:val="18"/>
              </w:rPr>
              <w:t>gNB ID</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gNBIdLength</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gNBId</w:t>
            </w:r>
            <w:r>
              <w:rPr>
                <w:rFonts w:hint="eastAsia"/>
                <w:color w:val="000000"/>
                <w:szCs w:val="21"/>
              </w:rPr>
              <w:t>长度</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采集到的</w:t>
            </w:r>
            <w:r>
              <w:rPr>
                <w:color w:val="000000"/>
                <w:sz w:val="18"/>
                <w:szCs w:val="18"/>
              </w:rPr>
              <w:t>gNB ID</w:t>
            </w:r>
            <w:r>
              <w:rPr>
                <w:rFonts w:hint="eastAsia"/>
                <w:color w:val="000000"/>
                <w:sz w:val="18"/>
                <w:szCs w:val="18"/>
              </w:rPr>
              <w:t>字节长度，一般不超过</w:t>
            </w:r>
            <w:r>
              <w:rPr>
                <w:color w:val="000000"/>
                <w:sz w:val="18"/>
                <w:szCs w:val="18"/>
              </w:rPr>
              <w:t>32bits</w:t>
            </w:r>
            <w:r>
              <w:rPr>
                <w:rFonts w:hint="eastAsia"/>
                <w:color w:val="000000"/>
                <w:sz w:val="18"/>
                <w:szCs w:val="18"/>
              </w:rPr>
              <w:t>。</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整型</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Bit</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M</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ControlPlan</w:t>
            </w:r>
            <w:r>
              <w:rPr>
                <w:rFonts w:hint="eastAsia"/>
                <w:color w:val="000000"/>
                <w:sz w:val="18"/>
                <w:szCs w:val="18"/>
              </w:rPr>
              <w:t>IpAdress</w:t>
            </w:r>
            <w:r>
              <w:rPr>
                <w:color w:val="000000"/>
                <w:sz w:val="18"/>
                <w:szCs w:val="18"/>
              </w:rPr>
              <w:t>-X2</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NSA</w:t>
            </w:r>
            <w:r>
              <w:rPr>
                <w:color w:val="000000"/>
                <w:sz w:val="18"/>
                <w:szCs w:val="18"/>
              </w:rPr>
              <w:t>基站</w:t>
            </w:r>
            <w:r>
              <w:rPr>
                <w:rFonts w:hint="eastAsia"/>
                <w:color w:val="000000"/>
                <w:sz w:val="18"/>
                <w:szCs w:val="18"/>
              </w:rPr>
              <w:t>控制面</w:t>
            </w:r>
            <w:r>
              <w:rPr>
                <w:rFonts w:hint="eastAsia"/>
                <w:color w:val="000000"/>
                <w:sz w:val="18"/>
                <w:szCs w:val="18"/>
              </w:rPr>
              <w:t>IP</w:t>
            </w:r>
            <w:r>
              <w:rPr>
                <w:rFonts w:hint="eastAsia"/>
                <w:color w:val="000000"/>
                <w:sz w:val="18"/>
                <w:szCs w:val="18"/>
              </w:rPr>
              <w:t>地址</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 xml:space="preserve">NSA </w:t>
            </w:r>
            <w:r>
              <w:rPr>
                <w:rFonts w:hint="eastAsia"/>
                <w:color w:val="000000"/>
                <w:sz w:val="18"/>
                <w:szCs w:val="18"/>
              </w:rPr>
              <w:t>gNB</w:t>
            </w:r>
            <w:r>
              <w:rPr>
                <w:rFonts w:hint="eastAsia"/>
                <w:color w:val="000000"/>
                <w:sz w:val="18"/>
                <w:szCs w:val="18"/>
              </w:rPr>
              <w:t>的控制面本端</w:t>
            </w:r>
            <w:r>
              <w:rPr>
                <w:rFonts w:hint="eastAsia"/>
                <w:color w:val="000000"/>
                <w:sz w:val="18"/>
                <w:szCs w:val="18"/>
              </w:rPr>
              <w:t>IP</w:t>
            </w:r>
            <w:r>
              <w:rPr>
                <w:rFonts w:hint="eastAsia"/>
                <w:color w:val="000000"/>
                <w:sz w:val="18"/>
                <w:szCs w:val="18"/>
              </w:rPr>
              <w:t>地址列表，可能有一个或多个业务</w:t>
            </w:r>
            <w:r>
              <w:rPr>
                <w:rFonts w:hint="eastAsia"/>
                <w:color w:val="000000"/>
                <w:sz w:val="18"/>
                <w:szCs w:val="18"/>
              </w:rPr>
              <w:t>IP</w:t>
            </w:r>
            <w:r>
              <w:rPr>
                <w:rFonts w:hint="eastAsia"/>
                <w:color w:val="000000"/>
                <w:sz w:val="18"/>
                <w:szCs w:val="18"/>
              </w:rPr>
              <w:t>地址，多个</w:t>
            </w:r>
            <w:r>
              <w:rPr>
                <w:rFonts w:hint="eastAsia"/>
                <w:color w:val="000000"/>
                <w:sz w:val="18"/>
                <w:szCs w:val="18"/>
              </w:rPr>
              <w:t>IP</w:t>
            </w:r>
            <w:r>
              <w:rPr>
                <w:rFonts w:hint="eastAsia"/>
                <w:color w:val="000000"/>
                <w:sz w:val="18"/>
                <w:szCs w:val="18"/>
              </w:rPr>
              <w:t>地址用“；”隔开</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字符串列表</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M</w:t>
            </w:r>
            <w:r>
              <w:rPr>
                <w:color w:val="000000"/>
                <w:sz w:val="18"/>
                <w:szCs w:val="18"/>
              </w:rPr>
              <w:t>C</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ControlPlan</w:t>
            </w:r>
            <w:r>
              <w:rPr>
                <w:rFonts w:hint="eastAsia"/>
                <w:color w:val="000000"/>
                <w:sz w:val="18"/>
                <w:szCs w:val="18"/>
              </w:rPr>
              <w:t>IpAdress</w:t>
            </w:r>
            <w:r>
              <w:rPr>
                <w:color w:val="000000"/>
                <w:sz w:val="18"/>
                <w:szCs w:val="18"/>
              </w:rPr>
              <w:t>-NG</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SA</w:t>
            </w:r>
            <w:r>
              <w:rPr>
                <w:color w:val="000000"/>
                <w:sz w:val="18"/>
                <w:szCs w:val="18"/>
              </w:rPr>
              <w:t>基站</w:t>
            </w:r>
            <w:r>
              <w:rPr>
                <w:rFonts w:hint="eastAsia"/>
                <w:color w:val="000000"/>
                <w:sz w:val="18"/>
                <w:szCs w:val="18"/>
              </w:rPr>
              <w:t>控制面</w:t>
            </w:r>
            <w:r>
              <w:rPr>
                <w:rFonts w:hint="eastAsia"/>
                <w:color w:val="000000"/>
                <w:sz w:val="18"/>
                <w:szCs w:val="18"/>
              </w:rPr>
              <w:t>IP</w:t>
            </w:r>
            <w:r>
              <w:rPr>
                <w:rFonts w:hint="eastAsia"/>
                <w:color w:val="000000"/>
                <w:sz w:val="18"/>
                <w:szCs w:val="18"/>
              </w:rPr>
              <w:t>地址</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 xml:space="preserve">SA </w:t>
            </w:r>
            <w:r>
              <w:rPr>
                <w:rFonts w:hint="eastAsia"/>
                <w:color w:val="000000"/>
                <w:sz w:val="18"/>
                <w:szCs w:val="18"/>
              </w:rPr>
              <w:t>gNB</w:t>
            </w:r>
            <w:r>
              <w:rPr>
                <w:rFonts w:hint="eastAsia"/>
                <w:color w:val="000000"/>
                <w:sz w:val="18"/>
                <w:szCs w:val="18"/>
              </w:rPr>
              <w:t>的控制面本端</w:t>
            </w:r>
            <w:r>
              <w:rPr>
                <w:rFonts w:hint="eastAsia"/>
                <w:color w:val="000000"/>
                <w:sz w:val="18"/>
                <w:szCs w:val="18"/>
              </w:rPr>
              <w:t>IP</w:t>
            </w:r>
            <w:r>
              <w:rPr>
                <w:rFonts w:hint="eastAsia"/>
                <w:color w:val="000000"/>
                <w:sz w:val="18"/>
                <w:szCs w:val="18"/>
              </w:rPr>
              <w:t>地址列表，可能有一个或多个业务</w:t>
            </w:r>
            <w:r>
              <w:rPr>
                <w:rFonts w:hint="eastAsia"/>
                <w:color w:val="000000"/>
                <w:sz w:val="18"/>
                <w:szCs w:val="18"/>
              </w:rPr>
              <w:t>IP</w:t>
            </w:r>
            <w:r>
              <w:rPr>
                <w:rFonts w:hint="eastAsia"/>
                <w:color w:val="000000"/>
                <w:sz w:val="18"/>
                <w:szCs w:val="18"/>
              </w:rPr>
              <w:t>地址，多个</w:t>
            </w:r>
            <w:r>
              <w:rPr>
                <w:rFonts w:hint="eastAsia"/>
                <w:color w:val="000000"/>
                <w:sz w:val="18"/>
                <w:szCs w:val="18"/>
              </w:rPr>
              <w:t>IP</w:t>
            </w:r>
            <w:r>
              <w:rPr>
                <w:rFonts w:hint="eastAsia"/>
                <w:color w:val="000000"/>
                <w:sz w:val="18"/>
                <w:szCs w:val="18"/>
              </w:rPr>
              <w:t>地址用“；”隔开</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字符串列表</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M</w:t>
            </w:r>
            <w:r>
              <w:rPr>
                <w:color w:val="000000"/>
                <w:sz w:val="18"/>
                <w:szCs w:val="18"/>
              </w:rPr>
              <w:t>C</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UserPlan</w:t>
            </w:r>
            <w:r>
              <w:rPr>
                <w:rFonts w:hint="eastAsia"/>
                <w:color w:val="000000"/>
                <w:sz w:val="18"/>
                <w:szCs w:val="18"/>
              </w:rPr>
              <w:t>IpAdress</w:t>
            </w:r>
            <w:r>
              <w:rPr>
                <w:color w:val="000000"/>
                <w:sz w:val="18"/>
                <w:szCs w:val="18"/>
              </w:rPr>
              <w:t>-S1</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NSA</w:t>
            </w:r>
            <w:r>
              <w:rPr>
                <w:rFonts w:hint="eastAsia"/>
                <w:color w:val="000000"/>
                <w:sz w:val="18"/>
                <w:szCs w:val="18"/>
              </w:rPr>
              <w:t>基站用户面</w:t>
            </w:r>
            <w:r>
              <w:rPr>
                <w:rFonts w:hint="eastAsia"/>
                <w:color w:val="000000"/>
                <w:sz w:val="18"/>
                <w:szCs w:val="18"/>
              </w:rPr>
              <w:t>IP</w:t>
            </w:r>
            <w:r>
              <w:rPr>
                <w:rFonts w:hint="eastAsia"/>
                <w:color w:val="000000"/>
                <w:sz w:val="18"/>
                <w:szCs w:val="18"/>
              </w:rPr>
              <w:t>地址</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 xml:space="preserve">NSA </w:t>
            </w:r>
            <w:r>
              <w:rPr>
                <w:rFonts w:hint="eastAsia"/>
                <w:color w:val="000000"/>
                <w:sz w:val="18"/>
                <w:szCs w:val="18"/>
              </w:rPr>
              <w:t>gNB</w:t>
            </w:r>
            <w:r>
              <w:rPr>
                <w:rFonts w:hint="eastAsia"/>
                <w:color w:val="000000"/>
                <w:sz w:val="18"/>
                <w:szCs w:val="18"/>
              </w:rPr>
              <w:t>的业务面本端</w:t>
            </w:r>
            <w:r>
              <w:rPr>
                <w:rFonts w:hint="eastAsia"/>
                <w:color w:val="000000"/>
                <w:sz w:val="18"/>
                <w:szCs w:val="18"/>
              </w:rPr>
              <w:t>IP</w:t>
            </w:r>
            <w:r>
              <w:rPr>
                <w:rFonts w:hint="eastAsia"/>
                <w:color w:val="000000"/>
                <w:sz w:val="18"/>
                <w:szCs w:val="18"/>
              </w:rPr>
              <w:t>地址列表，可能有一个或多个业务</w:t>
            </w:r>
            <w:r>
              <w:rPr>
                <w:rFonts w:hint="eastAsia"/>
                <w:color w:val="000000"/>
                <w:sz w:val="18"/>
                <w:szCs w:val="18"/>
              </w:rPr>
              <w:t>IP</w:t>
            </w:r>
            <w:r>
              <w:rPr>
                <w:rFonts w:hint="eastAsia"/>
                <w:color w:val="000000"/>
                <w:sz w:val="18"/>
                <w:szCs w:val="18"/>
              </w:rPr>
              <w:t>地址，多个</w:t>
            </w:r>
            <w:r>
              <w:rPr>
                <w:rFonts w:hint="eastAsia"/>
                <w:color w:val="000000"/>
                <w:sz w:val="18"/>
                <w:szCs w:val="18"/>
              </w:rPr>
              <w:t>IP</w:t>
            </w:r>
            <w:r>
              <w:rPr>
                <w:rFonts w:hint="eastAsia"/>
                <w:color w:val="000000"/>
                <w:sz w:val="18"/>
                <w:szCs w:val="18"/>
              </w:rPr>
              <w:t>地址用“；”隔开</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字符串列表</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M</w:t>
            </w:r>
            <w:r>
              <w:rPr>
                <w:color w:val="000000"/>
                <w:sz w:val="18"/>
                <w:szCs w:val="18"/>
              </w:rPr>
              <w:t>C</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UserPlan</w:t>
            </w:r>
            <w:r>
              <w:rPr>
                <w:rFonts w:hint="eastAsia"/>
                <w:color w:val="000000"/>
                <w:sz w:val="18"/>
                <w:szCs w:val="18"/>
              </w:rPr>
              <w:t>IpAdress</w:t>
            </w:r>
            <w:r>
              <w:rPr>
                <w:color w:val="000000"/>
                <w:sz w:val="18"/>
                <w:szCs w:val="18"/>
              </w:rPr>
              <w:t>-NG</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SA</w:t>
            </w:r>
            <w:r>
              <w:rPr>
                <w:color w:val="000000"/>
                <w:sz w:val="18"/>
                <w:szCs w:val="18"/>
              </w:rPr>
              <w:t>基站</w:t>
            </w:r>
            <w:r>
              <w:rPr>
                <w:rFonts w:hint="eastAsia"/>
                <w:color w:val="000000"/>
                <w:sz w:val="18"/>
                <w:szCs w:val="18"/>
              </w:rPr>
              <w:t>用户面</w:t>
            </w:r>
            <w:r>
              <w:rPr>
                <w:rFonts w:hint="eastAsia"/>
                <w:color w:val="000000"/>
                <w:sz w:val="18"/>
                <w:szCs w:val="18"/>
              </w:rPr>
              <w:t>IP</w:t>
            </w:r>
            <w:r>
              <w:rPr>
                <w:rFonts w:hint="eastAsia"/>
                <w:color w:val="000000"/>
                <w:sz w:val="18"/>
                <w:szCs w:val="18"/>
              </w:rPr>
              <w:t>地址</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 xml:space="preserve">SA </w:t>
            </w:r>
            <w:r>
              <w:rPr>
                <w:rFonts w:hint="eastAsia"/>
                <w:color w:val="000000"/>
                <w:sz w:val="18"/>
                <w:szCs w:val="18"/>
              </w:rPr>
              <w:t>gNB</w:t>
            </w:r>
            <w:r>
              <w:rPr>
                <w:rFonts w:hint="eastAsia"/>
                <w:color w:val="000000"/>
                <w:sz w:val="18"/>
                <w:szCs w:val="18"/>
              </w:rPr>
              <w:t>的业务面本端</w:t>
            </w:r>
            <w:r>
              <w:rPr>
                <w:rFonts w:hint="eastAsia"/>
                <w:color w:val="000000"/>
                <w:sz w:val="18"/>
                <w:szCs w:val="18"/>
              </w:rPr>
              <w:t>IP</w:t>
            </w:r>
            <w:r>
              <w:rPr>
                <w:rFonts w:hint="eastAsia"/>
                <w:color w:val="000000"/>
                <w:sz w:val="18"/>
                <w:szCs w:val="18"/>
              </w:rPr>
              <w:t>地址列表，可能有一个或多个业务</w:t>
            </w:r>
            <w:r>
              <w:rPr>
                <w:rFonts w:hint="eastAsia"/>
                <w:color w:val="000000"/>
                <w:sz w:val="18"/>
                <w:szCs w:val="18"/>
              </w:rPr>
              <w:t>IP</w:t>
            </w:r>
            <w:r>
              <w:rPr>
                <w:rFonts w:hint="eastAsia"/>
                <w:color w:val="000000"/>
                <w:sz w:val="18"/>
                <w:szCs w:val="18"/>
              </w:rPr>
              <w:t>地址，多个</w:t>
            </w:r>
            <w:r>
              <w:rPr>
                <w:rFonts w:hint="eastAsia"/>
                <w:color w:val="000000"/>
                <w:sz w:val="18"/>
                <w:szCs w:val="18"/>
              </w:rPr>
              <w:t>IP</w:t>
            </w:r>
            <w:r>
              <w:rPr>
                <w:rFonts w:hint="eastAsia"/>
                <w:color w:val="000000"/>
                <w:sz w:val="18"/>
                <w:szCs w:val="18"/>
              </w:rPr>
              <w:t>地址用“；”隔开</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字符串列表</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46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M</w:t>
            </w:r>
            <w:r>
              <w:rPr>
                <w:color w:val="000000"/>
                <w:sz w:val="18"/>
                <w:szCs w:val="18"/>
              </w:rPr>
              <w:t>C</w:t>
            </w:r>
          </w:p>
        </w:tc>
      </w:tr>
      <w:tr w:rsidR="00B53BBB">
        <w:trPr>
          <w:trHeight w:val="61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45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68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3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8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6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71" w:name="_Toc123025232"/>
      <w:r>
        <w:rPr>
          <w:rFonts w:ascii="Times New Roman"/>
        </w:rPr>
        <w:t>NR Cell CU</w:t>
      </w:r>
      <w:bookmarkEnd w:id="271"/>
    </w:p>
    <w:tbl>
      <w:tblPr>
        <w:tblW w:w="8959" w:type="dxa"/>
        <w:tblInd w:w="-5" w:type="dxa"/>
        <w:tblLayout w:type="fixed"/>
        <w:tblLook w:val="04A0" w:firstRow="1" w:lastRow="0" w:firstColumn="1" w:lastColumn="0" w:noHBand="0" w:noVBand="1"/>
      </w:tblPr>
      <w:tblGrid>
        <w:gridCol w:w="1560"/>
        <w:gridCol w:w="1275"/>
        <w:gridCol w:w="3544"/>
        <w:gridCol w:w="709"/>
        <w:gridCol w:w="567"/>
        <w:gridCol w:w="767"/>
        <w:gridCol w:w="537"/>
      </w:tblGrid>
      <w:tr w:rsidR="00B53BBB">
        <w:trPr>
          <w:trHeight w:val="342"/>
        </w:trPr>
        <w:tc>
          <w:tcPr>
            <w:tcW w:w="1560"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127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354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70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6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76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53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156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cellCUId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CELL CU ID</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唯一标识</w:t>
            </w:r>
            <w:r>
              <w:rPr>
                <w:color w:val="000000"/>
                <w:sz w:val="18"/>
                <w:szCs w:val="18"/>
              </w:rPr>
              <w:t>Cell CU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6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cellName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小区名称</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小区的唯一名称。</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6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6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p>
        </w:tc>
        <w:tc>
          <w:tcPr>
            <w:tcW w:w="354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7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450"/>
        </w:trPr>
        <w:tc>
          <w:tcPr>
            <w:tcW w:w="1560"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12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54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70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76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72" w:name="_Toc123025233"/>
      <w:r>
        <w:rPr>
          <w:rFonts w:ascii="Times New Roman" w:hint="eastAsia"/>
        </w:rPr>
        <w:t>运营商</w:t>
      </w:r>
      <w:r>
        <w:rPr>
          <w:rFonts w:ascii="Times New Roman"/>
        </w:rPr>
        <w:t xml:space="preserve"> NR Cell CU</w:t>
      </w:r>
      <w:bookmarkEnd w:id="272"/>
    </w:p>
    <w:tbl>
      <w:tblPr>
        <w:tblW w:w="8959" w:type="dxa"/>
        <w:tblInd w:w="-5" w:type="dxa"/>
        <w:tblLayout w:type="fixed"/>
        <w:tblLook w:val="04A0" w:firstRow="1" w:lastRow="0" w:firstColumn="1" w:lastColumn="0" w:noHBand="0" w:noVBand="1"/>
      </w:tblPr>
      <w:tblGrid>
        <w:gridCol w:w="1418"/>
        <w:gridCol w:w="921"/>
        <w:gridCol w:w="4005"/>
        <w:gridCol w:w="1027"/>
        <w:gridCol w:w="567"/>
        <w:gridCol w:w="623"/>
        <w:gridCol w:w="398"/>
      </w:tblGrid>
      <w:tr w:rsidR="00B53BBB">
        <w:trPr>
          <w:trHeight w:val="342"/>
        </w:trPr>
        <w:tc>
          <w:tcPr>
            <w:tcW w:w="1418"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92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400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102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6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62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398"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420"/>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nCI</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小区标识</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小区标识，</w:t>
            </w:r>
            <w:r>
              <w:rPr>
                <w:color w:val="000000"/>
                <w:sz w:val="18"/>
                <w:szCs w:val="18"/>
              </w:rPr>
              <w:t>NR Cell</w:t>
            </w:r>
            <w:r>
              <w:rPr>
                <w:color w:val="000000"/>
                <w:sz w:val="18"/>
                <w:szCs w:val="18"/>
              </w:rPr>
              <w:t>全球唯一的标识符</w:t>
            </w:r>
            <w:r>
              <w:rPr>
                <w:rFonts w:hint="eastAsia"/>
                <w:color w:val="000000"/>
                <w:sz w:val="18"/>
                <w:szCs w:val="18"/>
              </w:rPr>
              <w:t>，需将长度为</w:t>
            </w:r>
            <w:r>
              <w:rPr>
                <w:color w:val="000000"/>
                <w:sz w:val="18"/>
                <w:szCs w:val="18"/>
              </w:rPr>
              <w:t>36bits</w:t>
            </w:r>
            <w:r>
              <w:rPr>
                <w:color w:val="000000"/>
                <w:sz w:val="18"/>
                <w:szCs w:val="18"/>
              </w:rPr>
              <w:t>的字段</w:t>
            </w:r>
            <w:r>
              <w:rPr>
                <w:rFonts w:hint="eastAsia"/>
                <w:color w:val="000000"/>
                <w:sz w:val="18"/>
                <w:szCs w:val="18"/>
              </w:rPr>
              <w:t>转化为</w:t>
            </w:r>
            <w:r>
              <w:rPr>
                <w:color w:val="000000"/>
                <w:sz w:val="18"/>
                <w:szCs w:val="18"/>
              </w:rPr>
              <w:t>十进制的</w:t>
            </w:r>
            <w:r>
              <w:rPr>
                <w:rFonts w:hint="eastAsia"/>
                <w:color w:val="000000"/>
                <w:sz w:val="18"/>
                <w:szCs w:val="18"/>
              </w:rPr>
              <w:t>整数。</w:t>
            </w:r>
            <w:r>
              <w:rPr>
                <w:color w:val="000000"/>
                <w:sz w:val="18"/>
                <w:szCs w:val="18"/>
              </w:rPr>
              <w:t>注</w:t>
            </w:r>
            <w:r>
              <w:rPr>
                <w:rFonts w:hint="eastAsia"/>
                <w:color w:val="000000"/>
                <w:sz w:val="18"/>
                <w:szCs w:val="18"/>
              </w:rPr>
              <w:t>：</w:t>
            </w:r>
            <w:r>
              <w:rPr>
                <w:color w:val="000000"/>
                <w:sz w:val="18"/>
                <w:szCs w:val="18"/>
              </w:rPr>
              <w:t>其中</w:t>
            </w:r>
            <w:r>
              <w:rPr>
                <w:rFonts w:hint="eastAsia"/>
                <w:color w:val="000000"/>
                <w:sz w:val="18"/>
                <w:szCs w:val="18"/>
              </w:rPr>
              <w:t>高位</w:t>
            </w:r>
            <w:r>
              <w:rPr>
                <w:rFonts w:hint="eastAsia"/>
                <w:color w:val="000000"/>
                <w:sz w:val="18"/>
                <w:szCs w:val="18"/>
              </w:rPr>
              <w:t>2</w:t>
            </w:r>
            <w:r>
              <w:rPr>
                <w:color w:val="000000"/>
                <w:sz w:val="18"/>
                <w:szCs w:val="18"/>
              </w:rPr>
              <w:t>4bits</w:t>
            </w:r>
            <w:r>
              <w:rPr>
                <w:color w:val="000000"/>
                <w:sz w:val="18"/>
                <w:szCs w:val="18"/>
              </w:rPr>
              <w:t>为</w:t>
            </w:r>
            <w:r>
              <w:rPr>
                <w:rFonts w:hint="eastAsia"/>
                <w:color w:val="000000"/>
                <w:sz w:val="18"/>
                <w:szCs w:val="18"/>
              </w:rPr>
              <w:t>G</w:t>
            </w:r>
            <w:r>
              <w:rPr>
                <w:color w:val="000000"/>
                <w:sz w:val="18"/>
                <w:szCs w:val="18"/>
              </w:rPr>
              <w:t>NB ID</w:t>
            </w:r>
            <w:r>
              <w:rPr>
                <w:rFonts w:hint="eastAsia"/>
                <w:color w:val="000000"/>
                <w:sz w:val="18"/>
                <w:szCs w:val="18"/>
              </w:rPr>
              <w:t>，低位</w:t>
            </w:r>
            <w:r>
              <w:rPr>
                <w:rFonts w:hint="eastAsia"/>
                <w:color w:val="000000"/>
                <w:sz w:val="18"/>
                <w:szCs w:val="18"/>
              </w:rPr>
              <w:t>1</w:t>
            </w:r>
            <w:r>
              <w:rPr>
                <w:color w:val="000000"/>
                <w:sz w:val="18"/>
                <w:szCs w:val="18"/>
              </w:rPr>
              <w:t>2bits</w:t>
            </w:r>
            <w:r>
              <w:rPr>
                <w:color w:val="000000"/>
                <w:sz w:val="18"/>
                <w:szCs w:val="18"/>
              </w:rPr>
              <w:t>为</w:t>
            </w:r>
            <w:r>
              <w:rPr>
                <w:rFonts w:hint="eastAsia"/>
                <w:color w:val="000000"/>
                <w:sz w:val="18"/>
                <w:szCs w:val="18"/>
              </w:rPr>
              <w:t>C</w:t>
            </w:r>
            <w:r>
              <w:rPr>
                <w:color w:val="000000"/>
                <w:sz w:val="18"/>
                <w:szCs w:val="18"/>
              </w:rPr>
              <w:t>ell ID</w:t>
            </w:r>
            <w:r>
              <w:rPr>
                <w:rFonts w:hint="eastAsia"/>
                <w:color w:val="000000"/>
                <w:sz w:val="18"/>
                <w:szCs w:val="18"/>
              </w:rPr>
              <w:t>，字段长度如不满</w:t>
            </w:r>
            <w:r>
              <w:rPr>
                <w:rFonts w:hint="eastAsia"/>
                <w:color w:val="000000"/>
                <w:sz w:val="18"/>
                <w:szCs w:val="18"/>
              </w:rPr>
              <w:t>3</w:t>
            </w:r>
            <w:r>
              <w:rPr>
                <w:color w:val="000000"/>
                <w:sz w:val="18"/>
                <w:szCs w:val="18"/>
              </w:rPr>
              <w:t>6bits</w:t>
            </w:r>
            <w:r>
              <w:rPr>
                <w:rFonts w:hint="eastAsia"/>
                <w:color w:val="000000"/>
                <w:sz w:val="18"/>
                <w:szCs w:val="18"/>
              </w:rPr>
              <w:t>，</w:t>
            </w:r>
            <w:r>
              <w:rPr>
                <w:color w:val="000000"/>
                <w:sz w:val="18"/>
                <w:szCs w:val="18"/>
              </w:rPr>
              <w:t>则在高位补</w:t>
            </w:r>
            <w:r>
              <w:rPr>
                <w:color w:val="000000"/>
                <w:sz w:val="18"/>
                <w:szCs w:val="18"/>
              </w:rPr>
              <w:t>0</w:t>
            </w:r>
            <w:r>
              <w:rPr>
                <w:rFonts w:hint="eastAsia"/>
                <w:color w:val="000000"/>
                <w:sz w:val="18"/>
                <w:szCs w:val="18"/>
              </w:rPr>
              <w:t>。</w:t>
            </w:r>
          </w:p>
        </w:tc>
        <w:tc>
          <w:tcPr>
            <w:tcW w:w="1027"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20"/>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CellID</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Cell ID</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Cell ID</w:t>
            </w:r>
            <w:r>
              <w:rPr>
                <w:color w:val="000000"/>
                <w:sz w:val="18"/>
                <w:szCs w:val="18"/>
              </w:rPr>
              <w:t>为</w:t>
            </w:r>
            <w:r>
              <w:rPr>
                <w:color w:val="000000"/>
                <w:sz w:val="18"/>
                <w:szCs w:val="18"/>
              </w:rPr>
              <w:t>“nCI”</w:t>
            </w:r>
            <w:r>
              <w:rPr>
                <w:color w:val="000000"/>
                <w:sz w:val="18"/>
                <w:szCs w:val="18"/>
              </w:rPr>
              <w:t>字段</w:t>
            </w:r>
            <w:r>
              <w:rPr>
                <w:rFonts w:hint="eastAsia"/>
                <w:color w:val="000000"/>
                <w:sz w:val="18"/>
                <w:szCs w:val="18"/>
              </w:rPr>
              <w:t>3</w:t>
            </w:r>
            <w:r>
              <w:rPr>
                <w:color w:val="000000"/>
                <w:sz w:val="18"/>
                <w:szCs w:val="18"/>
              </w:rPr>
              <w:t>6bits</w:t>
            </w:r>
            <w:r>
              <w:rPr>
                <w:color w:val="000000"/>
                <w:sz w:val="18"/>
                <w:szCs w:val="18"/>
              </w:rPr>
              <w:t>字段中的低位</w:t>
            </w:r>
            <w:r>
              <w:rPr>
                <w:color w:val="000000"/>
                <w:sz w:val="18"/>
                <w:szCs w:val="18"/>
              </w:rPr>
              <w:t>bits</w:t>
            </w:r>
            <w:r>
              <w:rPr>
                <w:color w:val="000000"/>
                <w:sz w:val="18"/>
                <w:szCs w:val="18"/>
              </w:rPr>
              <w:t>部分</w:t>
            </w:r>
            <w:r>
              <w:rPr>
                <w:rFonts w:hint="eastAsia"/>
                <w:color w:val="000000"/>
                <w:sz w:val="18"/>
                <w:szCs w:val="18"/>
              </w:rPr>
              <w:t>，</w:t>
            </w:r>
            <w:r>
              <w:rPr>
                <w:color w:val="000000"/>
                <w:sz w:val="18"/>
                <w:szCs w:val="18"/>
              </w:rPr>
              <w:t>需转为十进制的</w:t>
            </w:r>
            <w:r>
              <w:rPr>
                <w:rFonts w:hint="eastAsia"/>
                <w:color w:val="000000"/>
                <w:sz w:val="18"/>
                <w:szCs w:val="18"/>
              </w:rPr>
              <w:t>整数。</w:t>
            </w:r>
          </w:p>
        </w:tc>
        <w:tc>
          <w:tcPr>
            <w:tcW w:w="1027"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cellName</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小区名称</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小区的唯一名称。</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 xml:space="preserve"> gNBId</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运营商基站</w:t>
            </w:r>
            <w:r>
              <w:rPr>
                <w:color w:val="000000"/>
                <w:kern w:val="0"/>
                <w:sz w:val="18"/>
                <w:szCs w:val="18"/>
              </w:rPr>
              <w:t>编码</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w:t>
            </w:r>
            <w:r>
              <w:rPr>
                <w:rFonts w:hint="eastAsia"/>
                <w:color w:val="000000"/>
                <w:kern w:val="0"/>
                <w:sz w:val="18"/>
                <w:szCs w:val="18"/>
              </w:rPr>
              <w:t>运营商</w:t>
            </w:r>
            <w:r>
              <w:rPr>
                <w:color w:val="000000"/>
                <w:kern w:val="0"/>
                <w:sz w:val="18"/>
                <w:szCs w:val="18"/>
              </w:rPr>
              <w:t>gNB</w:t>
            </w:r>
            <w:r>
              <w:rPr>
                <w:color w:val="000000"/>
                <w:kern w:val="0"/>
                <w:sz w:val="18"/>
                <w:szCs w:val="18"/>
              </w:rPr>
              <w:t>的标识符</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PLMN</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w:t>
            </w:r>
            <w:r>
              <w:rPr>
                <w:color w:val="000000"/>
                <w:kern w:val="0"/>
                <w:sz w:val="18"/>
                <w:szCs w:val="18"/>
              </w:rPr>
              <w:t>PLMN</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运营商</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cellCUId</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sz w:val="18"/>
                <w:szCs w:val="18"/>
              </w:rPr>
              <w:t>CELL CU ID</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唯一标识</w:t>
            </w:r>
            <w:r>
              <w:rPr>
                <w:color w:val="000000"/>
                <w:sz w:val="18"/>
                <w:szCs w:val="18"/>
              </w:rPr>
              <w:t>Cell CU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kern w:val="0"/>
                <w:sz w:val="18"/>
                <w:szCs w:val="18"/>
              </w:rPr>
              <w:t>relatedgNBId</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sz w:val="18"/>
                <w:szCs w:val="18"/>
              </w:rPr>
              <w:t>承建方</w:t>
            </w:r>
            <w:r>
              <w:rPr>
                <w:sz w:val="18"/>
                <w:szCs w:val="18"/>
              </w:rPr>
              <w:t>PLMN</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735"/>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pLMNIdList</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PLMN</w:t>
            </w:r>
            <w:r>
              <w:rPr>
                <w:color w:val="000000"/>
                <w:kern w:val="0"/>
                <w:sz w:val="18"/>
                <w:szCs w:val="18"/>
              </w:rPr>
              <w:t>列表</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r>
              <w:rPr>
                <w:color w:val="000000"/>
                <w:kern w:val="0"/>
                <w:sz w:val="18"/>
                <w:szCs w:val="18"/>
              </w:rPr>
              <w:t>网络的唯一标识的列表，数据为长度为</w:t>
            </w:r>
            <w:r>
              <w:rPr>
                <w:color w:val="000000"/>
                <w:kern w:val="0"/>
                <w:sz w:val="18"/>
                <w:szCs w:val="18"/>
              </w:rPr>
              <w:t>1-12</w:t>
            </w:r>
            <w:r>
              <w:rPr>
                <w:color w:val="000000"/>
                <w:kern w:val="0"/>
                <w:sz w:val="18"/>
                <w:szCs w:val="18"/>
              </w:rPr>
              <w:t>的列表，但至少有一个（主</w:t>
            </w:r>
            <w:r>
              <w:rPr>
                <w:color w:val="000000"/>
                <w:kern w:val="0"/>
                <w:sz w:val="18"/>
                <w:szCs w:val="18"/>
              </w:rPr>
              <w:t>PLMN ID</w:t>
            </w:r>
            <w:r>
              <w:rPr>
                <w:color w:val="000000"/>
                <w:kern w:val="0"/>
                <w:sz w:val="18"/>
                <w:szCs w:val="18"/>
              </w:rPr>
              <w:t>）。</w:t>
            </w:r>
            <w:r>
              <w:rPr>
                <w:color w:val="000000"/>
                <w:kern w:val="0"/>
                <w:sz w:val="18"/>
                <w:szCs w:val="18"/>
              </w:rPr>
              <w:t xml:space="preserve"> PLMN ID</w:t>
            </w:r>
            <w:r>
              <w:rPr>
                <w:color w:val="000000"/>
                <w:kern w:val="0"/>
                <w:sz w:val="18"/>
                <w:szCs w:val="18"/>
              </w:rPr>
              <w:t>由移动国家编码（</w:t>
            </w:r>
            <w:r>
              <w:rPr>
                <w:color w:val="000000"/>
                <w:kern w:val="0"/>
                <w:sz w:val="18"/>
                <w:szCs w:val="18"/>
              </w:rPr>
              <w:t>MCC</w:t>
            </w:r>
            <w:r>
              <w:rPr>
                <w:color w:val="000000"/>
                <w:kern w:val="0"/>
                <w:sz w:val="18"/>
                <w:szCs w:val="18"/>
              </w:rPr>
              <w:t>）和移动网络编码（</w:t>
            </w:r>
            <w:r>
              <w:rPr>
                <w:color w:val="000000"/>
                <w:kern w:val="0"/>
                <w:sz w:val="18"/>
                <w:szCs w:val="18"/>
              </w:rPr>
              <w:t>MNC</w:t>
            </w:r>
            <w:r>
              <w:rPr>
                <w:color w:val="000000"/>
                <w:kern w:val="0"/>
                <w:sz w:val="18"/>
                <w:szCs w:val="18"/>
              </w:rPr>
              <w:t>）组成。</w:t>
            </w:r>
            <w:r>
              <w:rPr>
                <w:color w:val="000000"/>
                <w:kern w:val="0"/>
                <w:sz w:val="18"/>
                <w:szCs w:val="18"/>
              </w:rPr>
              <w:t>PLMN-IdentityList ::= SEQUENCE{MCC1:MNC1,…MCC12:MNC12}</w:t>
            </w:r>
            <w:r>
              <w:rPr>
                <w:color w:val="000000"/>
                <w:kern w:val="0"/>
                <w:sz w:val="18"/>
                <w:szCs w:val="18"/>
              </w:rPr>
              <w:t>，</w:t>
            </w:r>
            <w:r>
              <w:rPr>
                <w:color w:val="000000"/>
                <w:kern w:val="0"/>
                <w:sz w:val="18"/>
                <w:szCs w:val="18"/>
              </w:rPr>
              <w:t>MCC</w:t>
            </w:r>
            <w:r>
              <w:rPr>
                <w:color w:val="000000"/>
                <w:kern w:val="0"/>
                <w:sz w:val="18"/>
                <w:szCs w:val="18"/>
              </w:rPr>
              <w:t>是</w:t>
            </w:r>
            <w:r>
              <w:rPr>
                <w:color w:val="000000"/>
                <w:kern w:val="0"/>
                <w:sz w:val="18"/>
                <w:szCs w:val="18"/>
              </w:rPr>
              <w:t>3</w:t>
            </w:r>
            <w:r>
              <w:rPr>
                <w:color w:val="000000"/>
                <w:kern w:val="0"/>
                <w:sz w:val="18"/>
                <w:szCs w:val="18"/>
              </w:rPr>
              <w:t>位的字符串，</w:t>
            </w:r>
            <w:r>
              <w:rPr>
                <w:color w:val="000000"/>
                <w:kern w:val="0"/>
                <w:sz w:val="18"/>
                <w:szCs w:val="18"/>
              </w:rPr>
              <w:t>MNC</w:t>
            </w:r>
            <w:r>
              <w:rPr>
                <w:color w:val="000000"/>
                <w:kern w:val="0"/>
                <w:sz w:val="18"/>
                <w:szCs w:val="18"/>
              </w:rPr>
              <w:t>是</w:t>
            </w:r>
            <w:r>
              <w:rPr>
                <w:color w:val="000000"/>
                <w:kern w:val="0"/>
                <w:sz w:val="18"/>
                <w:szCs w:val="18"/>
              </w:rPr>
              <w:t>2</w:t>
            </w:r>
            <w:r>
              <w:rPr>
                <w:color w:val="000000"/>
                <w:kern w:val="0"/>
                <w:sz w:val="18"/>
                <w:szCs w:val="18"/>
              </w:rPr>
              <w:t>位的字符串，每一位都是</w:t>
            </w:r>
            <w:r>
              <w:rPr>
                <w:color w:val="000000"/>
                <w:kern w:val="0"/>
                <w:sz w:val="18"/>
                <w:szCs w:val="18"/>
              </w:rPr>
              <w:t>0-9</w:t>
            </w:r>
            <w:r>
              <w:rPr>
                <w:color w:val="000000"/>
                <w:kern w:val="0"/>
                <w:sz w:val="18"/>
                <w:szCs w:val="18"/>
              </w:rPr>
              <w:t>的数字。</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列表</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735"/>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DeployOptionType</w:t>
            </w:r>
          </w:p>
        </w:tc>
        <w:tc>
          <w:tcPr>
            <w:tcW w:w="92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部署模式</w:t>
            </w:r>
          </w:p>
        </w:tc>
        <w:tc>
          <w:tcPr>
            <w:tcW w:w="40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支持的部署类型：</w:t>
            </w:r>
          </w:p>
          <w:p w:rsidR="00B53BBB" w:rsidRDefault="00776686">
            <w:pPr>
              <w:widowControl/>
              <w:rPr>
                <w:color w:val="000000"/>
                <w:kern w:val="0"/>
                <w:sz w:val="18"/>
                <w:szCs w:val="18"/>
              </w:rPr>
            </w:pPr>
            <w:r>
              <w:rPr>
                <w:rFonts w:hint="eastAsia"/>
                <w:color w:val="000000"/>
                <w:kern w:val="0"/>
                <w:sz w:val="18"/>
                <w:szCs w:val="18"/>
              </w:rPr>
              <w:t>枚举</w:t>
            </w:r>
            <w:r>
              <w:rPr>
                <w:rFonts w:hint="eastAsia"/>
                <w:color w:val="000000"/>
                <w:kern w:val="0"/>
                <w:sz w:val="18"/>
                <w:szCs w:val="18"/>
              </w:rPr>
              <w:t xml:space="preserve"> OptionType{SA, NSA , MIX }</w:t>
            </w:r>
          </w:p>
          <w:p w:rsidR="00B53BBB" w:rsidRDefault="00776686">
            <w:pPr>
              <w:widowControl/>
              <w:rPr>
                <w:color w:val="000000"/>
                <w:kern w:val="0"/>
                <w:sz w:val="18"/>
                <w:szCs w:val="18"/>
              </w:rPr>
            </w:pPr>
            <w:r>
              <w:rPr>
                <w:rFonts w:hint="eastAsia"/>
                <w:color w:val="000000"/>
                <w:kern w:val="0"/>
                <w:sz w:val="18"/>
                <w:szCs w:val="18"/>
              </w:rPr>
              <w:t xml:space="preserve"> SA  </w:t>
            </w:r>
            <w:r>
              <w:rPr>
                <w:rFonts w:hint="eastAsia"/>
                <w:color w:val="000000"/>
                <w:kern w:val="0"/>
                <w:sz w:val="18"/>
                <w:szCs w:val="18"/>
              </w:rPr>
              <w:t>表示本小区只支持</w:t>
            </w:r>
            <w:r>
              <w:rPr>
                <w:rFonts w:hint="eastAsia"/>
                <w:color w:val="000000"/>
                <w:kern w:val="0"/>
                <w:sz w:val="18"/>
                <w:szCs w:val="18"/>
              </w:rPr>
              <w:t xml:space="preserve">SA </w:t>
            </w:r>
            <w:r>
              <w:rPr>
                <w:rFonts w:hint="eastAsia"/>
                <w:color w:val="000000"/>
                <w:kern w:val="0"/>
                <w:sz w:val="18"/>
                <w:szCs w:val="18"/>
              </w:rPr>
              <w:t>接入</w:t>
            </w:r>
          </w:p>
          <w:p w:rsidR="00B53BBB" w:rsidRDefault="00776686">
            <w:pPr>
              <w:widowControl/>
              <w:rPr>
                <w:color w:val="000000"/>
                <w:kern w:val="0"/>
                <w:sz w:val="18"/>
                <w:szCs w:val="18"/>
              </w:rPr>
            </w:pPr>
            <w:r>
              <w:rPr>
                <w:rFonts w:hint="eastAsia"/>
                <w:color w:val="000000"/>
                <w:kern w:val="0"/>
                <w:sz w:val="18"/>
                <w:szCs w:val="18"/>
              </w:rPr>
              <w:lastRenderedPageBreak/>
              <w:t xml:space="preserve"> NSA </w:t>
            </w:r>
            <w:r>
              <w:rPr>
                <w:rFonts w:hint="eastAsia"/>
                <w:color w:val="000000"/>
                <w:kern w:val="0"/>
                <w:sz w:val="18"/>
                <w:szCs w:val="18"/>
              </w:rPr>
              <w:t>表示本小区只支持</w:t>
            </w:r>
            <w:r>
              <w:rPr>
                <w:rFonts w:hint="eastAsia"/>
                <w:color w:val="000000"/>
                <w:kern w:val="0"/>
                <w:sz w:val="18"/>
                <w:szCs w:val="18"/>
              </w:rPr>
              <w:t xml:space="preserve">NSA </w:t>
            </w:r>
            <w:r>
              <w:rPr>
                <w:rFonts w:hint="eastAsia"/>
                <w:color w:val="000000"/>
                <w:kern w:val="0"/>
                <w:sz w:val="18"/>
                <w:szCs w:val="18"/>
              </w:rPr>
              <w:t>接入</w:t>
            </w:r>
          </w:p>
          <w:p w:rsidR="00B53BBB" w:rsidRDefault="00776686">
            <w:pPr>
              <w:widowControl/>
              <w:rPr>
                <w:color w:val="000000"/>
                <w:kern w:val="0"/>
                <w:sz w:val="18"/>
                <w:szCs w:val="18"/>
              </w:rPr>
            </w:pPr>
            <w:r>
              <w:rPr>
                <w:rFonts w:hint="eastAsia"/>
                <w:color w:val="000000"/>
                <w:kern w:val="0"/>
                <w:sz w:val="18"/>
                <w:szCs w:val="18"/>
              </w:rPr>
              <w:t xml:space="preserve"> MIX </w:t>
            </w:r>
            <w:r>
              <w:rPr>
                <w:rFonts w:hint="eastAsia"/>
                <w:color w:val="000000"/>
                <w:kern w:val="0"/>
                <w:sz w:val="18"/>
                <w:szCs w:val="18"/>
              </w:rPr>
              <w:t>表示本小区支持</w:t>
            </w:r>
            <w:r>
              <w:rPr>
                <w:rFonts w:hint="eastAsia"/>
                <w:color w:val="000000"/>
                <w:kern w:val="0"/>
                <w:sz w:val="18"/>
                <w:szCs w:val="18"/>
              </w:rPr>
              <w:t xml:space="preserve">NSA </w:t>
            </w:r>
            <w:r>
              <w:rPr>
                <w:rFonts w:hint="eastAsia"/>
                <w:color w:val="000000"/>
                <w:kern w:val="0"/>
                <w:sz w:val="18"/>
                <w:szCs w:val="18"/>
              </w:rPr>
              <w:t>和</w:t>
            </w:r>
            <w:r>
              <w:rPr>
                <w:rFonts w:hint="eastAsia"/>
                <w:color w:val="000000"/>
                <w:kern w:val="0"/>
                <w:sz w:val="18"/>
                <w:szCs w:val="18"/>
              </w:rPr>
              <w:t xml:space="preserve">SA </w:t>
            </w:r>
            <w:r>
              <w:rPr>
                <w:rFonts w:hint="eastAsia"/>
                <w:color w:val="000000"/>
                <w:kern w:val="0"/>
                <w:sz w:val="18"/>
                <w:szCs w:val="18"/>
              </w:rPr>
              <w:t>接入</w:t>
            </w:r>
          </w:p>
        </w:tc>
        <w:tc>
          <w:tcPr>
            <w:tcW w:w="102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lastRenderedPageBreak/>
              <w:t>枚举</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50"/>
        </w:trPr>
        <w:tc>
          <w:tcPr>
            <w:tcW w:w="1418"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lastRenderedPageBreak/>
              <w:t>dn</w:t>
            </w:r>
          </w:p>
        </w:tc>
        <w:tc>
          <w:tcPr>
            <w:tcW w:w="92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400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02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623"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398"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ind w:firstLineChars="0" w:firstLine="0"/>
        <w:rPr>
          <w:rFonts w:ascii="Times New Roman"/>
        </w:rPr>
      </w:pPr>
    </w:p>
    <w:p w:rsidR="00B53BBB" w:rsidRDefault="00776686">
      <w:pPr>
        <w:pStyle w:val="a0"/>
        <w:spacing w:before="156" w:after="156"/>
        <w:rPr>
          <w:rFonts w:ascii="Times New Roman"/>
        </w:rPr>
      </w:pPr>
      <w:bookmarkStart w:id="273" w:name="_Toc123025234"/>
      <w:r>
        <w:rPr>
          <w:rFonts w:ascii="Times New Roman"/>
        </w:rPr>
        <w:t>NR Cell CU</w:t>
      </w:r>
      <w:r>
        <w:rPr>
          <w:rFonts w:ascii="Times New Roman" w:hint="eastAsia"/>
        </w:rPr>
        <w:t>切片</w:t>
      </w:r>
      <w:bookmarkEnd w:id="273"/>
    </w:p>
    <w:tbl>
      <w:tblPr>
        <w:tblW w:w="8959" w:type="dxa"/>
        <w:tblInd w:w="-5" w:type="dxa"/>
        <w:tblLayout w:type="fixed"/>
        <w:tblLook w:val="04A0" w:firstRow="1" w:lastRow="0" w:firstColumn="1" w:lastColumn="0" w:noHBand="0" w:noVBand="1"/>
      </w:tblPr>
      <w:tblGrid>
        <w:gridCol w:w="1134"/>
        <w:gridCol w:w="993"/>
        <w:gridCol w:w="4110"/>
        <w:gridCol w:w="851"/>
        <w:gridCol w:w="425"/>
        <w:gridCol w:w="992"/>
        <w:gridCol w:w="454"/>
      </w:tblGrid>
      <w:tr w:rsidR="00B53BBB">
        <w:trPr>
          <w:trHeight w:val="342"/>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99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411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85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99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45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slice_InCellCU_ID</w:t>
            </w:r>
          </w:p>
        </w:tc>
        <w:tc>
          <w:tcPr>
            <w:tcW w:w="99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小区CU切片ID</w:t>
            </w:r>
          </w:p>
        </w:tc>
        <w:tc>
          <w:tcPr>
            <w:tcW w:w="411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小区CU切片ID,小区下面唯一</w:t>
            </w:r>
          </w:p>
        </w:tc>
        <w:tc>
          <w:tcPr>
            <w:tcW w:w="85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字符串</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无</w:t>
            </w:r>
          </w:p>
        </w:tc>
        <w:tc>
          <w:tcPr>
            <w:tcW w:w="99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自动采集</w:t>
            </w:r>
          </w:p>
        </w:tc>
        <w:tc>
          <w:tcPr>
            <w:tcW w:w="45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M</w:t>
            </w:r>
          </w:p>
        </w:tc>
      </w:tr>
      <w:tr w:rsidR="00B53BBB">
        <w:trPr>
          <w:trHeight w:val="89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slice_InCellCU</w:t>
            </w:r>
            <w:r>
              <w:rPr>
                <w:kern w:val="0"/>
                <w:sz w:val="18"/>
                <w:szCs w:val="18"/>
              </w:rPr>
              <w:t>Name</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CU切片名称</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小区CU切片名称</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rFonts w:ascii="宋体" w:hAnsi="宋体"/>
                <w:sz w:val="18"/>
                <w:szCs w:val="18"/>
              </w:rPr>
            </w:pPr>
            <w:r>
              <w:rPr>
                <w:sz w:val="18"/>
                <w:szCs w:val="18"/>
              </w:rPr>
              <w:t>CellID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rFonts w:ascii="宋体" w:hAnsi="宋体"/>
                <w:sz w:val="18"/>
                <w:szCs w:val="18"/>
              </w:rPr>
            </w:pPr>
            <w:r>
              <w:rPr>
                <w:rFonts w:hint="eastAsia"/>
                <w:sz w:val="18"/>
                <w:szCs w:val="18"/>
              </w:rPr>
              <w:t>所属</w:t>
            </w:r>
            <w:r>
              <w:rPr>
                <w:sz w:val="18"/>
                <w:szCs w:val="18"/>
              </w:rPr>
              <w:t>Cell ID</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rFonts w:ascii="宋体" w:hAnsi="宋体"/>
                <w:sz w:val="18"/>
                <w:szCs w:val="18"/>
              </w:rPr>
            </w:pPr>
            <w:r>
              <w:rPr>
                <w:sz w:val="18"/>
                <w:szCs w:val="18"/>
              </w:rPr>
              <w:t>Cell ID</w:t>
            </w:r>
            <w:r>
              <w:rPr>
                <w:sz w:val="18"/>
                <w:szCs w:val="18"/>
              </w:rPr>
              <w:t>为</w:t>
            </w:r>
            <w:r>
              <w:rPr>
                <w:sz w:val="18"/>
                <w:szCs w:val="18"/>
              </w:rPr>
              <w:t>“nCI”</w:t>
            </w:r>
            <w:r>
              <w:rPr>
                <w:sz w:val="18"/>
                <w:szCs w:val="18"/>
              </w:rPr>
              <w:t>字段</w:t>
            </w:r>
            <w:r>
              <w:rPr>
                <w:rFonts w:hint="eastAsia"/>
                <w:sz w:val="18"/>
                <w:szCs w:val="18"/>
              </w:rPr>
              <w:t>3</w:t>
            </w:r>
            <w:r>
              <w:rPr>
                <w:sz w:val="18"/>
                <w:szCs w:val="18"/>
              </w:rPr>
              <w:t>6bits</w:t>
            </w:r>
            <w:r>
              <w:rPr>
                <w:sz w:val="18"/>
                <w:szCs w:val="18"/>
              </w:rPr>
              <w:t>字段中的低位</w:t>
            </w:r>
            <w:r>
              <w:rPr>
                <w:sz w:val="18"/>
                <w:szCs w:val="18"/>
              </w:rPr>
              <w:t>bits</w:t>
            </w:r>
            <w:r>
              <w:rPr>
                <w:sz w:val="18"/>
                <w:szCs w:val="18"/>
              </w:rPr>
              <w:t>部分</w:t>
            </w:r>
            <w:r>
              <w:rPr>
                <w:rFonts w:hint="eastAsia"/>
                <w:sz w:val="18"/>
                <w:szCs w:val="18"/>
              </w:rPr>
              <w:t>，</w:t>
            </w:r>
            <w:r>
              <w:rPr>
                <w:sz w:val="18"/>
                <w:szCs w:val="18"/>
              </w:rPr>
              <w:t>需转为十进制的</w:t>
            </w:r>
            <w:r>
              <w:rPr>
                <w:rFonts w:hint="eastAsia"/>
                <w:sz w:val="18"/>
                <w:szCs w:val="18"/>
              </w:rPr>
              <w:t>整数。</w:t>
            </w:r>
          </w:p>
        </w:tc>
        <w:tc>
          <w:tcPr>
            <w:tcW w:w="851"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sz w:val="18"/>
                <w:szCs w:val="18"/>
              </w:rPr>
              <w:t>cellCUId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所属</w:t>
            </w:r>
            <w:r>
              <w:rPr>
                <w:sz w:val="18"/>
                <w:szCs w:val="18"/>
              </w:rPr>
              <w:t>CELL CU ID</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sz w:val="18"/>
                <w:szCs w:val="18"/>
              </w:rPr>
              <w:t>唯一标识</w:t>
            </w:r>
            <w:r>
              <w:rPr>
                <w:sz w:val="18"/>
                <w:szCs w:val="18"/>
              </w:rPr>
              <w:t>Cell CU</w:t>
            </w:r>
            <w:r>
              <w:rPr>
                <w:sz w:val="18"/>
                <w:szCs w:val="18"/>
              </w:rPr>
              <w:t>的标识符，</w:t>
            </w:r>
            <w:r>
              <w:rPr>
                <w:rFonts w:hint="eastAsia"/>
                <w:sz w:val="18"/>
                <w:szCs w:val="18"/>
              </w:rPr>
              <w:t>采用</w:t>
            </w:r>
            <w:r>
              <w:rPr>
                <w:sz w:val="18"/>
                <w:szCs w:val="18"/>
              </w:rPr>
              <w:t>本地小区标识</w:t>
            </w:r>
            <w:r>
              <w:rPr>
                <w:rFonts w:hint="eastAsia"/>
                <w:sz w:val="18"/>
                <w:szCs w:val="18"/>
              </w:rPr>
              <w:t>，即</w:t>
            </w:r>
            <w:r>
              <w:rPr>
                <w:sz w:val="18"/>
                <w:szCs w:val="18"/>
              </w:rPr>
              <w:t>Local Cell ID</w:t>
            </w:r>
            <w:r>
              <w:rPr>
                <w:sz w:val="18"/>
                <w:szCs w:val="18"/>
              </w:rPr>
              <w:t>，为十进制整数。</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O</w:t>
            </w:r>
            <w:r>
              <w:rPr>
                <w:rFonts w:hint="eastAsia"/>
                <w:kern w:val="0"/>
                <w:sz w:val="18"/>
                <w:szCs w:val="18"/>
              </w:rPr>
              <w:t>perator</w:t>
            </w:r>
            <w:r>
              <w:rPr>
                <w:kern w:val="0"/>
                <w:sz w:val="18"/>
                <w:szCs w:val="18"/>
              </w:rPr>
              <w:t xml:space="preserve"> gNBId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kern w:val="0"/>
                <w:sz w:val="18"/>
                <w:szCs w:val="18"/>
              </w:rPr>
              <w:t>运营商基站</w:t>
            </w:r>
            <w:r>
              <w:rPr>
                <w:kern w:val="0"/>
                <w:sz w:val="18"/>
                <w:szCs w:val="18"/>
              </w:rPr>
              <w:t>编码</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用于唯一标识</w:t>
            </w:r>
            <w:r>
              <w:rPr>
                <w:rFonts w:hint="eastAsia"/>
                <w:kern w:val="0"/>
                <w:sz w:val="18"/>
                <w:szCs w:val="18"/>
              </w:rPr>
              <w:t>运营商</w:t>
            </w:r>
            <w:r>
              <w:rPr>
                <w:kern w:val="0"/>
                <w:sz w:val="18"/>
                <w:szCs w:val="18"/>
              </w:rPr>
              <w:t>gNB</w:t>
            </w:r>
            <w:r>
              <w:rPr>
                <w:kern w:val="0"/>
                <w:sz w:val="18"/>
                <w:szCs w:val="18"/>
              </w:rPr>
              <w:t>的标识符</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O</w:t>
            </w:r>
            <w:r>
              <w:rPr>
                <w:rFonts w:hint="eastAsia"/>
                <w:kern w:val="0"/>
                <w:sz w:val="18"/>
                <w:szCs w:val="18"/>
              </w:rPr>
              <w:t>perator</w:t>
            </w:r>
            <w:r>
              <w:rPr>
                <w:kern w:val="0"/>
                <w:sz w:val="18"/>
                <w:szCs w:val="18"/>
              </w:rPr>
              <w:t>PLMN</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kern w:val="0"/>
                <w:sz w:val="18"/>
                <w:szCs w:val="18"/>
              </w:rPr>
              <w:t>运营商</w:t>
            </w:r>
            <w:r>
              <w:rPr>
                <w:kern w:val="0"/>
                <w:sz w:val="18"/>
                <w:szCs w:val="18"/>
              </w:rPr>
              <w:t>PLMN</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sz w:val="18"/>
                <w:szCs w:val="18"/>
              </w:rPr>
              <w:t>运营商</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735"/>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sst</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切片业务类型</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切片业务类型，1：eMBB ；2：uRLLC；3：</w:t>
            </w:r>
            <w:r>
              <w:rPr>
                <w:rFonts w:ascii="宋体" w:hAnsi="宋体"/>
                <w:sz w:val="18"/>
                <w:szCs w:val="18"/>
              </w:rPr>
              <w:t>MIoT</w:t>
            </w:r>
            <w:r>
              <w:rPr>
                <w:rFonts w:ascii="宋体" w:hAnsi="宋体" w:hint="eastAsia"/>
                <w:sz w:val="18"/>
                <w:szCs w:val="18"/>
              </w:rPr>
              <w:t>；</w:t>
            </w:r>
            <w:r>
              <w:rPr>
                <w:rFonts w:ascii="宋体" w:hAnsi="宋体"/>
                <w:sz w:val="18"/>
                <w:szCs w:val="18"/>
              </w:rPr>
              <w:t>4</w:t>
            </w:r>
            <w:r>
              <w:rPr>
                <w:rFonts w:ascii="宋体" w:hAnsi="宋体" w:hint="eastAsia"/>
                <w:sz w:val="18"/>
                <w:szCs w:val="18"/>
              </w:rPr>
              <w:t>：</w:t>
            </w:r>
            <w:r>
              <w:rPr>
                <w:rFonts w:ascii="宋体" w:hAnsi="宋体"/>
                <w:sz w:val="18"/>
                <w:szCs w:val="18"/>
              </w:rPr>
              <w:t>V2X</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735"/>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sd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切片区分指示</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该参数为可选的信息，用来对切片业务类型的信息的补充，以区分相同切片业务类型内的网络切片</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p>
        </w:tc>
      </w:tr>
      <w:tr w:rsidR="00B53BBB">
        <w:trPr>
          <w:trHeight w:val="45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993"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4110"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85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99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45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776686">
      <w:pPr>
        <w:pStyle w:val="a0"/>
        <w:spacing w:before="156" w:after="156"/>
        <w:rPr>
          <w:rFonts w:ascii="Times New Roman"/>
        </w:rPr>
      </w:pPr>
      <w:bookmarkStart w:id="274" w:name="_Toc123025235"/>
      <w:r>
        <w:rPr>
          <w:rFonts w:ascii="Times New Roman"/>
        </w:rPr>
        <w:t>NR Cell DU</w:t>
      </w:r>
      <w:bookmarkEnd w:id="274"/>
    </w:p>
    <w:tbl>
      <w:tblPr>
        <w:tblW w:w="8266" w:type="dxa"/>
        <w:tblInd w:w="-5" w:type="dxa"/>
        <w:tblLook w:val="04A0" w:firstRow="1" w:lastRow="0" w:firstColumn="1" w:lastColumn="0" w:noHBand="0" w:noVBand="1"/>
      </w:tblPr>
      <w:tblGrid>
        <w:gridCol w:w="2176"/>
        <w:gridCol w:w="879"/>
        <w:gridCol w:w="2505"/>
        <w:gridCol w:w="892"/>
        <w:gridCol w:w="476"/>
        <w:gridCol w:w="61"/>
        <w:gridCol w:w="666"/>
        <w:gridCol w:w="74"/>
        <w:gridCol w:w="537"/>
      </w:tblGrid>
      <w:tr w:rsidR="00B53BBB">
        <w:trPr>
          <w:trHeight w:val="342"/>
        </w:trPr>
        <w:tc>
          <w:tcPr>
            <w:tcW w:w="2176"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87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250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89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37" w:type="dxa"/>
            <w:gridSpan w:val="2"/>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740" w:type="dxa"/>
            <w:gridSpan w:val="2"/>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53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cellDUId</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CELL DU ID</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唯一标识</w:t>
            </w:r>
            <w:r>
              <w:rPr>
                <w:color w:val="000000"/>
                <w:sz w:val="18"/>
                <w:szCs w:val="18"/>
              </w:rPr>
              <w:t>Cell DU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cellName</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小区名称</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小区的唯一名称。</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lastRenderedPageBreak/>
              <w:t>PLMN</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lastRenderedPageBreak/>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lastRenderedPageBreak/>
              <w:t>与</w:t>
            </w:r>
            <w:r>
              <w:rPr>
                <w:sz w:val="18"/>
                <w:szCs w:val="18"/>
              </w:rPr>
              <w:t>MNC</w:t>
            </w:r>
            <w:r>
              <w:rPr>
                <w:rFonts w:hint="eastAsia"/>
                <w:sz w:val="18"/>
                <w:szCs w:val="18"/>
              </w:rPr>
              <w:t>拼接</w:t>
            </w:r>
            <w:r>
              <w:rPr>
                <w:sz w:val="18"/>
                <w:szCs w:val="18"/>
              </w:rPr>
              <w:t>而成。</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lastRenderedPageBreak/>
              <w:t xml:space="preserve"> </w:t>
            </w:r>
            <w:r>
              <w:rPr>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w:t>
            </w:r>
            <w:r>
              <w:rPr>
                <w:sz w:val="18"/>
                <w:szCs w:val="18"/>
              </w:rPr>
              <w:lastRenderedPageBreak/>
              <w:t>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lastRenderedPageBreak/>
              <w:t>M</w:t>
            </w:r>
          </w:p>
        </w:tc>
      </w:tr>
      <w:tr w:rsidR="00B53BBB">
        <w:trPr>
          <w:trHeight w:val="360"/>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20"/>
                <w:szCs w:val="20"/>
              </w:rPr>
              <w:lastRenderedPageBreak/>
              <w:t>AdministrativeState</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管理状态</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取值范围为</w:t>
            </w:r>
            <w:r>
              <w:rPr>
                <w:rFonts w:hint="eastAsia"/>
                <w:color w:val="000000"/>
                <w:kern w:val="0"/>
                <w:sz w:val="18"/>
                <w:szCs w:val="18"/>
              </w:rPr>
              <w:t>{Locked</w:t>
            </w:r>
            <w:r>
              <w:rPr>
                <w:rFonts w:hint="eastAsia"/>
                <w:color w:val="000000"/>
                <w:kern w:val="0"/>
                <w:sz w:val="18"/>
                <w:szCs w:val="18"/>
              </w:rPr>
              <w:t>，</w:t>
            </w:r>
            <w:r>
              <w:rPr>
                <w:rFonts w:hint="eastAsia"/>
                <w:color w:val="000000"/>
                <w:kern w:val="0"/>
                <w:sz w:val="18"/>
                <w:szCs w:val="18"/>
              </w:rPr>
              <w:t>Unlocked</w:t>
            </w:r>
            <w:r>
              <w:rPr>
                <w:rFonts w:hint="eastAsia"/>
                <w:color w:val="000000"/>
                <w:kern w:val="0"/>
                <w:sz w:val="18"/>
                <w:szCs w:val="18"/>
              </w:rPr>
              <w:t>，</w:t>
            </w:r>
            <w:r>
              <w:rPr>
                <w:rFonts w:hint="eastAsia"/>
                <w:color w:val="000000"/>
                <w:kern w:val="0"/>
                <w:sz w:val="18"/>
                <w:szCs w:val="18"/>
              </w:rPr>
              <w:t>ShuttingDown}</w:t>
            </w:r>
            <w:r>
              <w:rPr>
                <w:rFonts w:hint="eastAsia"/>
                <w:color w:val="000000"/>
                <w:kern w:val="0"/>
                <w:sz w:val="18"/>
                <w:szCs w:val="18"/>
              </w:rPr>
              <w:t>，管理状态为“</w:t>
            </w:r>
            <w:r>
              <w:rPr>
                <w:rFonts w:hint="eastAsia"/>
                <w:color w:val="000000"/>
                <w:kern w:val="0"/>
                <w:sz w:val="18"/>
                <w:szCs w:val="18"/>
              </w:rPr>
              <w:t>Locked</w:t>
            </w:r>
            <w:r>
              <w:rPr>
                <w:rFonts w:hint="eastAsia"/>
                <w:color w:val="000000"/>
                <w:kern w:val="0"/>
                <w:sz w:val="18"/>
                <w:szCs w:val="18"/>
              </w:rPr>
              <w:t>”时，表示小区被锁定，不允许用户接入；“</w:t>
            </w:r>
            <w:r>
              <w:rPr>
                <w:rFonts w:hint="eastAsia"/>
                <w:color w:val="000000"/>
                <w:kern w:val="0"/>
                <w:sz w:val="18"/>
                <w:szCs w:val="18"/>
              </w:rPr>
              <w:t>UnLocked</w:t>
            </w:r>
            <w:r>
              <w:rPr>
                <w:rFonts w:hint="eastAsia"/>
                <w:color w:val="000000"/>
                <w:kern w:val="0"/>
                <w:sz w:val="18"/>
                <w:szCs w:val="18"/>
              </w:rPr>
              <w:t>”状态表示允许用户接入；“</w:t>
            </w:r>
            <w:r>
              <w:rPr>
                <w:rFonts w:hint="eastAsia"/>
                <w:color w:val="000000"/>
                <w:kern w:val="0"/>
                <w:sz w:val="18"/>
                <w:szCs w:val="18"/>
              </w:rPr>
              <w:t>Shuttingdown</w:t>
            </w:r>
            <w:r>
              <w:rPr>
                <w:rFonts w:hint="eastAsia"/>
                <w:color w:val="000000"/>
                <w:kern w:val="0"/>
                <w:sz w:val="18"/>
                <w:szCs w:val="18"/>
              </w:rPr>
              <w:t>”状态表示不允许新用户接入，现有已接入用户一旦退出</w:t>
            </w:r>
            <w:r>
              <w:rPr>
                <w:rFonts w:hint="eastAsia"/>
                <w:color w:val="000000"/>
                <w:kern w:val="0"/>
                <w:sz w:val="18"/>
                <w:szCs w:val="18"/>
              </w:rPr>
              <w:t>RRC</w:t>
            </w:r>
            <w:r>
              <w:rPr>
                <w:rFonts w:hint="eastAsia"/>
                <w:color w:val="000000"/>
                <w:kern w:val="0"/>
                <w:sz w:val="18"/>
                <w:szCs w:val="18"/>
              </w:rPr>
              <w:t>连接态将不再接受其业务请求；“</w:t>
            </w:r>
            <w:r>
              <w:rPr>
                <w:rFonts w:hint="eastAsia"/>
                <w:color w:val="000000"/>
                <w:kern w:val="0"/>
                <w:sz w:val="18"/>
                <w:szCs w:val="18"/>
              </w:rPr>
              <w:t>Locked</w:t>
            </w:r>
            <w:r>
              <w:rPr>
                <w:rFonts w:hint="eastAsia"/>
                <w:color w:val="000000"/>
                <w:kern w:val="0"/>
                <w:sz w:val="18"/>
                <w:szCs w:val="18"/>
              </w:rPr>
              <w:t>”与“</w:t>
            </w:r>
            <w:r>
              <w:rPr>
                <w:rFonts w:hint="eastAsia"/>
                <w:color w:val="000000"/>
                <w:kern w:val="0"/>
                <w:sz w:val="18"/>
                <w:szCs w:val="18"/>
              </w:rPr>
              <w:t>Shuttingdown</w:t>
            </w:r>
            <w:r>
              <w:rPr>
                <w:rFonts w:hint="eastAsia"/>
                <w:color w:val="000000"/>
                <w:kern w:val="0"/>
                <w:sz w:val="18"/>
                <w:szCs w:val="18"/>
              </w:rPr>
              <w:t>”状态常用于基站搬迁或需要锁站停服的软件版本升级中，也建议用于开启载频关断功能的状态表征。</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nRPCI</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NR</w:t>
            </w:r>
            <w:r>
              <w:rPr>
                <w:color w:val="000000"/>
                <w:kern w:val="0"/>
                <w:sz w:val="18"/>
                <w:szCs w:val="18"/>
              </w:rPr>
              <w:t>小区的</w:t>
            </w:r>
            <w:r>
              <w:rPr>
                <w:color w:val="000000"/>
                <w:kern w:val="0"/>
                <w:sz w:val="18"/>
                <w:szCs w:val="18"/>
              </w:rPr>
              <w:t>PCI</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NR</w:t>
            </w:r>
            <w:r>
              <w:rPr>
                <w:color w:val="000000"/>
                <w:kern w:val="0"/>
                <w:sz w:val="18"/>
                <w:szCs w:val="18"/>
              </w:rPr>
              <w:t>小区的</w:t>
            </w:r>
            <w:r>
              <w:rPr>
                <w:color w:val="000000"/>
                <w:kern w:val="0"/>
                <w:sz w:val="18"/>
                <w:szCs w:val="18"/>
              </w:rPr>
              <w:t>PCI</w:t>
            </w:r>
            <w:r>
              <w:rPr>
                <w:color w:val="000000"/>
                <w:kern w:val="0"/>
                <w:sz w:val="18"/>
                <w:szCs w:val="18"/>
              </w:rPr>
              <w:t>，物理小区标识。</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整型</w:t>
            </w:r>
          </w:p>
        </w:tc>
        <w:tc>
          <w:tcPr>
            <w:tcW w:w="4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2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11"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Configured MaxTxPower</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最大发射功率</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sectorCarrier</w:t>
            </w:r>
            <w:r>
              <w:rPr>
                <w:color w:val="000000"/>
                <w:sz w:val="18"/>
                <w:szCs w:val="18"/>
              </w:rPr>
              <w:t>所有下行信道同时使用时的最大发射功率之和。</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实型</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dbm</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color w:val="000000"/>
                <w:sz w:val="18"/>
                <w:szCs w:val="18"/>
              </w:rPr>
              <w:t>arfcnUL</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color w:val="000000"/>
                <w:sz w:val="18"/>
                <w:szCs w:val="18"/>
              </w:rPr>
              <w:t xml:space="preserve">NR </w:t>
            </w:r>
            <w:r>
              <w:rPr>
                <w:color w:val="000000"/>
                <w:sz w:val="18"/>
                <w:szCs w:val="18"/>
              </w:rPr>
              <w:t>绝对无线频率信道号上行</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w:t>
            </w:r>
            <w:r>
              <w:rPr>
                <w:color w:val="000000"/>
                <w:sz w:val="18"/>
                <w:szCs w:val="18"/>
              </w:rPr>
              <w:t>上行）链路的绝对无线频率信道号</w:t>
            </w:r>
            <w:r>
              <w:rPr>
                <w:color w:val="000000"/>
                <w:sz w:val="18"/>
                <w:szCs w:val="18"/>
              </w:rPr>
              <w:t>;</w:t>
            </w:r>
            <w:r>
              <w:rPr>
                <w:color w:val="000000"/>
                <w:sz w:val="18"/>
                <w:szCs w:val="18"/>
              </w:rPr>
              <w:t>仅在扇区载波有</w:t>
            </w:r>
            <w:r>
              <w:rPr>
                <w:color w:val="000000"/>
                <w:sz w:val="18"/>
                <w:szCs w:val="18"/>
              </w:rPr>
              <w:t>(</w:t>
            </w:r>
            <w:r>
              <w:rPr>
                <w:color w:val="000000"/>
                <w:sz w:val="18"/>
                <w:szCs w:val="18"/>
              </w:rPr>
              <w:t>上行）链路且取值与所在</w:t>
            </w:r>
            <w:r>
              <w:rPr>
                <w:color w:val="000000"/>
                <w:sz w:val="18"/>
                <w:szCs w:val="18"/>
              </w:rPr>
              <w:t xml:space="preserve"> NR</w:t>
            </w:r>
            <w:r>
              <w:rPr>
                <w:color w:val="000000"/>
                <w:sz w:val="18"/>
                <w:szCs w:val="18"/>
              </w:rPr>
              <w:t>小区的</w:t>
            </w:r>
            <w:r>
              <w:rPr>
                <w:color w:val="000000"/>
                <w:sz w:val="18"/>
                <w:szCs w:val="18"/>
              </w:rPr>
              <w:t>(</w:t>
            </w:r>
            <w:r>
              <w:rPr>
                <w:color w:val="000000"/>
                <w:sz w:val="18"/>
                <w:szCs w:val="18"/>
              </w:rPr>
              <w:t>上行）链路的绝对无线频率信道号不同时有效</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整型</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bsChannelBwUL</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 xml:space="preserve">BS </w:t>
            </w:r>
            <w:r>
              <w:rPr>
                <w:color w:val="000000"/>
                <w:sz w:val="18"/>
                <w:szCs w:val="18"/>
              </w:rPr>
              <w:t>信道的上行带宽</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w:t>
            </w:r>
            <w:r>
              <w:rPr>
                <w:color w:val="000000"/>
                <w:sz w:val="18"/>
                <w:szCs w:val="18"/>
              </w:rPr>
              <w:t>上行）链路的</w:t>
            </w:r>
            <w:r>
              <w:rPr>
                <w:color w:val="000000"/>
                <w:sz w:val="18"/>
                <w:szCs w:val="18"/>
              </w:rPr>
              <w:t xml:space="preserve">BS </w:t>
            </w:r>
            <w:r>
              <w:rPr>
                <w:color w:val="000000"/>
                <w:sz w:val="18"/>
                <w:szCs w:val="18"/>
              </w:rPr>
              <w:t>信道的带宽</w:t>
            </w:r>
            <w:r>
              <w:rPr>
                <w:color w:val="000000"/>
                <w:sz w:val="18"/>
                <w:szCs w:val="18"/>
              </w:rPr>
              <w:t>;</w:t>
            </w:r>
            <w:r>
              <w:rPr>
                <w:color w:val="000000"/>
                <w:sz w:val="18"/>
                <w:szCs w:val="18"/>
              </w:rPr>
              <w:t>仅在扇区载波有</w:t>
            </w:r>
            <w:r>
              <w:rPr>
                <w:color w:val="000000"/>
                <w:sz w:val="18"/>
                <w:szCs w:val="18"/>
              </w:rPr>
              <w:t>(</w:t>
            </w:r>
            <w:r>
              <w:rPr>
                <w:color w:val="000000"/>
                <w:sz w:val="18"/>
                <w:szCs w:val="18"/>
              </w:rPr>
              <w:t>上行）链路且取值与所在</w:t>
            </w:r>
            <w:r>
              <w:rPr>
                <w:color w:val="000000"/>
                <w:sz w:val="18"/>
                <w:szCs w:val="18"/>
              </w:rPr>
              <w:t xml:space="preserve"> NR</w:t>
            </w:r>
            <w:r>
              <w:rPr>
                <w:color w:val="000000"/>
                <w:sz w:val="18"/>
                <w:szCs w:val="18"/>
              </w:rPr>
              <w:t>小区的</w:t>
            </w:r>
            <w:r>
              <w:rPr>
                <w:color w:val="000000"/>
                <w:sz w:val="18"/>
                <w:szCs w:val="18"/>
              </w:rPr>
              <w:t>(</w:t>
            </w:r>
            <w:r>
              <w:rPr>
                <w:color w:val="000000"/>
                <w:sz w:val="18"/>
                <w:szCs w:val="18"/>
              </w:rPr>
              <w:t>上行）链路的</w:t>
            </w:r>
            <w:r>
              <w:rPr>
                <w:color w:val="000000"/>
                <w:sz w:val="18"/>
                <w:szCs w:val="18"/>
              </w:rPr>
              <w:t>BS</w:t>
            </w:r>
            <w:r>
              <w:rPr>
                <w:color w:val="000000"/>
                <w:sz w:val="18"/>
                <w:szCs w:val="18"/>
              </w:rPr>
              <w:t>信道带宽不同时有效</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整型</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arfcnDL</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 xml:space="preserve">NR </w:t>
            </w:r>
            <w:r>
              <w:rPr>
                <w:color w:val="000000"/>
                <w:sz w:val="18"/>
                <w:szCs w:val="18"/>
              </w:rPr>
              <w:t>绝对无线频率信道号下行</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w:t>
            </w:r>
            <w:r>
              <w:rPr>
                <w:color w:val="000000"/>
                <w:sz w:val="18"/>
                <w:szCs w:val="18"/>
              </w:rPr>
              <w:t>下行）链路的绝对无线频率信道号</w:t>
            </w:r>
            <w:r>
              <w:rPr>
                <w:color w:val="000000"/>
                <w:sz w:val="18"/>
                <w:szCs w:val="18"/>
              </w:rPr>
              <w:t>;</w:t>
            </w:r>
            <w:r>
              <w:rPr>
                <w:color w:val="000000"/>
                <w:sz w:val="18"/>
                <w:szCs w:val="18"/>
              </w:rPr>
              <w:t>仅在扇区载波有</w:t>
            </w:r>
            <w:r>
              <w:rPr>
                <w:color w:val="000000"/>
                <w:sz w:val="18"/>
                <w:szCs w:val="18"/>
              </w:rPr>
              <w:t>(</w:t>
            </w:r>
            <w:r>
              <w:rPr>
                <w:color w:val="000000"/>
                <w:sz w:val="18"/>
                <w:szCs w:val="18"/>
              </w:rPr>
              <w:t>下行）链路且取值与所在</w:t>
            </w:r>
            <w:r>
              <w:rPr>
                <w:color w:val="000000"/>
                <w:sz w:val="18"/>
                <w:szCs w:val="18"/>
              </w:rPr>
              <w:t xml:space="preserve"> NR</w:t>
            </w:r>
            <w:r>
              <w:rPr>
                <w:color w:val="000000"/>
                <w:sz w:val="18"/>
                <w:szCs w:val="18"/>
              </w:rPr>
              <w:t>小区的</w:t>
            </w:r>
            <w:r>
              <w:rPr>
                <w:color w:val="000000"/>
                <w:sz w:val="18"/>
                <w:szCs w:val="18"/>
              </w:rPr>
              <w:t>(</w:t>
            </w:r>
            <w:r>
              <w:rPr>
                <w:color w:val="000000"/>
                <w:sz w:val="18"/>
                <w:szCs w:val="18"/>
              </w:rPr>
              <w:t>下行）链路的绝对无线频率信道号不同时有效</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整型</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bsChannelBwDL</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sz w:val="18"/>
                <w:szCs w:val="18"/>
              </w:rPr>
              <w:t xml:space="preserve">BS </w:t>
            </w:r>
            <w:r>
              <w:rPr>
                <w:color w:val="000000"/>
                <w:sz w:val="18"/>
                <w:szCs w:val="18"/>
              </w:rPr>
              <w:t>信道的下行带宽</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w:t>
            </w:r>
            <w:r>
              <w:rPr>
                <w:color w:val="000000"/>
                <w:sz w:val="18"/>
                <w:szCs w:val="18"/>
              </w:rPr>
              <w:t>下行）链路的</w:t>
            </w:r>
            <w:r>
              <w:rPr>
                <w:color w:val="000000"/>
                <w:sz w:val="18"/>
                <w:szCs w:val="18"/>
              </w:rPr>
              <w:t xml:space="preserve">BS </w:t>
            </w:r>
            <w:r>
              <w:rPr>
                <w:color w:val="000000"/>
                <w:sz w:val="18"/>
                <w:szCs w:val="18"/>
              </w:rPr>
              <w:t>信道的带宽</w:t>
            </w:r>
            <w:r>
              <w:rPr>
                <w:color w:val="000000"/>
                <w:sz w:val="18"/>
                <w:szCs w:val="18"/>
              </w:rPr>
              <w:t>;</w:t>
            </w:r>
            <w:r>
              <w:rPr>
                <w:color w:val="000000"/>
                <w:sz w:val="18"/>
                <w:szCs w:val="18"/>
              </w:rPr>
              <w:t>仅在扇区载波有</w:t>
            </w:r>
            <w:r>
              <w:rPr>
                <w:color w:val="000000"/>
                <w:sz w:val="18"/>
                <w:szCs w:val="18"/>
              </w:rPr>
              <w:t>(</w:t>
            </w:r>
            <w:r>
              <w:rPr>
                <w:color w:val="000000"/>
                <w:sz w:val="18"/>
                <w:szCs w:val="18"/>
              </w:rPr>
              <w:t>下行）链路且取值与所在</w:t>
            </w:r>
            <w:r>
              <w:rPr>
                <w:color w:val="000000"/>
                <w:sz w:val="18"/>
                <w:szCs w:val="18"/>
              </w:rPr>
              <w:t xml:space="preserve"> NR</w:t>
            </w:r>
            <w:r>
              <w:rPr>
                <w:color w:val="000000"/>
                <w:sz w:val="18"/>
                <w:szCs w:val="18"/>
              </w:rPr>
              <w:t>小区的</w:t>
            </w:r>
            <w:r>
              <w:rPr>
                <w:color w:val="000000"/>
                <w:sz w:val="18"/>
                <w:szCs w:val="18"/>
              </w:rPr>
              <w:t>(</w:t>
            </w:r>
            <w:r>
              <w:rPr>
                <w:color w:val="000000"/>
                <w:sz w:val="18"/>
                <w:szCs w:val="18"/>
              </w:rPr>
              <w:t>下行）链路的</w:t>
            </w:r>
            <w:r>
              <w:rPr>
                <w:color w:val="000000"/>
                <w:sz w:val="18"/>
                <w:szCs w:val="18"/>
              </w:rPr>
              <w:t>BS</w:t>
            </w:r>
            <w:r>
              <w:rPr>
                <w:color w:val="000000"/>
                <w:sz w:val="18"/>
                <w:szCs w:val="18"/>
              </w:rPr>
              <w:t>信道带宽不同时有效</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整型</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rFonts w:hint="eastAsia"/>
                <w:sz w:val="20"/>
                <w:szCs w:val="20"/>
              </w:rPr>
              <w:t>UlBwpIdList</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rFonts w:hint="eastAsia"/>
                <w:sz w:val="20"/>
                <w:szCs w:val="20"/>
              </w:rPr>
              <w:t>上行</w:t>
            </w:r>
            <w:r>
              <w:rPr>
                <w:rFonts w:hint="eastAsia"/>
                <w:sz w:val="20"/>
                <w:szCs w:val="20"/>
              </w:rPr>
              <w:t>bwpId</w:t>
            </w:r>
            <w:r>
              <w:rPr>
                <w:rFonts w:hint="eastAsia"/>
                <w:sz w:val="20"/>
                <w:szCs w:val="20"/>
              </w:rPr>
              <w:t>列表</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rFonts w:hint="eastAsia"/>
                <w:sz w:val="20"/>
                <w:szCs w:val="20"/>
              </w:rPr>
              <w:t>小区配置的上行</w:t>
            </w:r>
            <w:r>
              <w:rPr>
                <w:rFonts w:hint="eastAsia"/>
                <w:sz w:val="20"/>
                <w:szCs w:val="20"/>
              </w:rPr>
              <w:t>bwpId</w:t>
            </w:r>
            <w:r>
              <w:rPr>
                <w:rFonts w:hint="eastAsia"/>
                <w:sz w:val="20"/>
                <w:szCs w:val="20"/>
              </w:rPr>
              <w:t>列表，取值范围为</w:t>
            </w:r>
            <w:r>
              <w:rPr>
                <w:rFonts w:hint="eastAsia"/>
                <w:sz w:val="20"/>
                <w:szCs w:val="20"/>
              </w:rPr>
              <w:t xml:space="preserve"> BWP ID</w:t>
            </w:r>
            <w:r>
              <w:rPr>
                <w:rFonts w:hint="eastAsia"/>
                <w:sz w:val="20"/>
                <w:szCs w:val="20"/>
              </w:rPr>
              <w:t>的列表</w:t>
            </w:r>
            <w:r>
              <w:rPr>
                <w:rFonts w:hint="eastAsia"/>
                <w:sz w:val="20"/>
                <w:szCs w:val="20"/>
              </w:rPr>
              <w:t xml:space="preserve"> </w:t>
            </w:r>
            <w:r>
              <w:rPr>
                <w:rFonts w:hint="eastAsia"/>
                <w:sz w:val="20"/>
                <w:szCs w:val="20"/>
              </w:rPr>
              <w:t>如</w:t>
            </w:r>
            <w:r>
              <w:rPr>
                <w:rFonts w:hint="eastAsia"/>
                <w:sz w:val="20"/>
                <w:szCs w:val="20"/>
              </w:rPr>
              <w:t xml:space="preserve"> </w:t>
            </w:r>
            <w:r>
              <w:rPr>
                <w:rFonts w:hint="eastAsia"/>
                <w:sz w:val="20"/>
                <w:szCs w:val="20"/>
              </w:rPr>
              <w:t>配置了初始</w:t>
            </w:r>
            <w:r>
              <w:rPr>
                <w:rFonts w:hint="eastAsia"/>
                <w:sz w:val="20"/>
                <w:szCs w:val="20"/>
              </w:rPr>
              <w:lastRenderedPageBreak/>
              <w:t>BWP ID =0</w:t>
            </w:r>
            <w:r>
              <w:rPr>
                <w:rFonts w:hint="eastAsia"/>
                <w:sz w:val="20"/>
                <w:szCs w:val="20"/>
              </w:rPr>
              <w:t>，专用</w:t>
            </w:r>
            <w:r>
              <w:rPr>
                <w:rFonts w:hint="eastAsia"/>
                <w:sz w:val="20"/>
                <w:szCs w:val="20"/>
              </w:rPr>
              <w:t>BWP =1</w:t>
            </w:r>
            <w:r>
              <w:rPr>
                <w:rFonts w:hint="eastAsia"/>
                <w:sz w:val="20"/>
                <w:szCs w:val="20"/>
              </w:rPr>
              <w:t>，则为</w:t>
            </w:r>
            <w:r>
              <w:rPr>
                <w:rFonts w:hint="eastAsia"/>
                <w:sz w:val="20"/>
                <w:szCs w:val="20"/>
              </w:rPr>
              <w:t>{"0","1"}.</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lastRenderedPageBreak/>
              <w:t xml:space="preserve"> </w:t>
            </w:r>
            <w:r>
              <w:rPr>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M</w:t>
            </w:r>
          </w:p>
        </w:tc>
      </w:tr>
      <w:tr w:rsidR="00B53BBB">
        <w:trPr>
          <w:trHeight w:val="342"/>
        </w:trPr>
        <w:tc>
          <w:tcPr>
            <w:tcW w:w="21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rFonts w:hint="eastAsia"/>
                <w:sz w:val="20"/>
                <w:szCs w:val="20"/>
              </w:rPr>
              <w:lastRenderedPageBreak/>
              <w:t>DLBwpIdList</w:t>
            </w:r>
          </w:p>
        </w:tc>
        <w:tc>
          <w:tcPr>
            <w:tcW w:w="87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sz w:val="18"/>
                <w:szCs w:val="18"/>
              </w:rPr>
            </w:pPr>
            <w:r>
              <w:rPr>
                <w:rFonts w:hint="eastAsia"/>
                <w:sz w:val="20"/>
                <w:szCs w:val="20"/>
              </w:rPr>
              <w:t>下行</w:t>
            </w:r>
            <w:r>
              <w:rPr>
                <w:rFonts w:hint="eastAsia"/>
                <w:sz w:val="20"/>
                <w:szCs w:val="20"/>
              </w:rPr>
              <w:t>bwpId</w:t>
            </w:r>
            <w:r>
              <w:rPr>
                <w:rFonts w:hint="eastAsia"/>
                <w:sz w:val="20"/>
                <w:szCs w:val="20"/>
              </w:rPr>
              <w:t>列表</w:t>
            </w:r>
          </w:p>
        </w:tc>
        <w:tc>
          <w:tcPr>
            <w:tcW w:w="250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rFonts w:hint="eastAsia"/>
                <w:sz w:val="20"/>
                <w:szCs w:val="20"/>
              </w:rPr>
              <w:t>小区配置的下行</w:t>
            </w:r>
            <w:r>
              <w:rPr>
                <w:rFonts w:hint="eastAsia"/>
                <w:sz w:val="20"/>
                <w:szCs w:val="20"/>
              </w:rPr>
              <w:t>bwpId</w:t>
            </w:r>
            <w:r>
              <w:rPr>
                <w:rFonts w:hint="eastAsia"/>
                <w:sz w:val="20"/>
                <w:szCs w:val="20"/>
              </w:rPr>
              <w:t>列表，取值范围为</w:t>
            </w:r>
            <w:r>
              <w:rPr>
                <w:rFonts w:hint="eastAsia"/>
                <w:sz w:val="20"/>
                <w:szCs w:val="20"/>
              </w:rPr>
              <w:t xml:space="preserve"> BWP ID</w:t>
            </w:r>
            <w:r>
              <w:rPr>
                <w:rFonts w:hint="eastAsia"/>
                <w:sz w:val="20"/>
                <w:szCs w:val="20"/>
              </w:rPr>
              <w:t>的列表</w:t>
            </w:r>
            <w:r>
              <w:rPr>
                <w:rFonts w:hint="eastAsia"/>
                <w:sz w:val="20"/>
                <w:szCs w:val="20"/>
              </w:rPr>
              <w:t xml:space="preserve"> </w:t>
            </w:r>
            <w:r>
              <w:rPr>
                <w:rFonts w:hint="eastAsia"/>
                <w:sz w:val="20"/>
                <w:szCs w:val="20"/>
              </w:rPr>
              <w:t>如</w:t>
            </w:r>
            <w:r>
              <w:rPr>
                <w:rFonts w:hint="eastAsia"/>
                <w:sz w:val="20"/>
                <w:szCs w:val="20"/>
              </w:rPr>
              <w:t xml:space="preserve"> </w:t>
            </w:r>
            <w:r>
              <w:rPr>
                <w:rFonts w:hint="eastAsia"/>
                <w:sz w:val="20"/>
                <w:szCs w:val="20"/>
              </w:rPr>
              <w:t>配置了初始</w:t>
            </w:r>
            <w:r>
              <w:rPr>
                <w:rFonts w:hint="eastAsia"/>
                <w:sz w:val="20"/>
                <w:szCs w:val="20"/>
              </w:rPr>
              <w:t>BWP ID =0</w:t>
            </w:r>
            <w:r>
              <w:rPr>
                <w:rFonts w:hint="eastAsia"/>
                <w:sz w:val="20"/>
                <w:szCs w:val="20"/>
              </w:rPr>
              <w:t>，专用</w:t>
            </w:r>
            <w:r>
              <w:rPr>
                <w:rFonts w:hint="eastAsia"/>
                <w:sz w:val="20"/>
                <w:szCs w:val="20"/>
              </w:rPr>
              <w:t>BWP =1</w:t>
            </w:r>
            <w:r>
              <w:rPr>
                <w:rFonts w:hint="eastAsia"/>
                <w:sz w:val="20"/>
                <w:szCs w:val="20"/>
              </w:rPr>
              <w:t>，则为</w:t>
            </w:r>
            <w:r>
              <w:rPr>
                <w:rFonts w:hint="eastAsia"/>
                <w:sz w:val="20"/>
                <w:szCs w:val="20"/>
              </w:rPr>
              <w:t>{"0","1"}.</w:t>
            </w:r>
          </w:p>
        </w:tc>
        <w:tc>
          <w:tcPr>
            <w:tcW w:w="8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 xml:space="preserve"> </w:t>
            </w:r>
            <w:r>
              <w:rPr>
                <w:sz w:val="18"/>
                <w:szCs w:val="18"/>
              </w:rPr>
              <w:t>字符串</w:t>
            </w:r>
          </w:p>
        </w:tc>
        <w:tc>
          <w:tcPr>
            <w:tcW w:w="537"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无</w:t>
            </w:r>
          </w:p>
        </w:tc>
        <w:tc>
          <w:tcPr>
            <w:tcW w:w="740" w:type="dxa"/>
            <w:gridSpan w:val="2"/>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自动采集</w:t>
            </w:r>
          </w:p>
        </w:tc>
        <w:tc>
          <w:tcPr>
            <w:tcW w:w="53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sz w:val="18"/>
                <w:szCs w:val="18"/>
              </w:rPr>
              <w:t>M</w:t>
            </w:r>
          </w:p>
        </w:tc>
      </w:tr>
      <w:tr w:rsidR="00B53BBB">
        <w:trPr>
          <w:trHeight w:val="450"/>
        </w:trPr>
        <w:tc>
          <w:tcPr>
            <w:tcW w:w="21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87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250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89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537" w:type="dxa"/>
            <w:gridSpan w:val="2"/>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740" w:type="dxa"/>
            <w:gridSpan w:val="2"/>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53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 w:rsidR="00B53BBB" w:rsidRDefault="00776686">
      <w:pPr>
        <w:pStyle w:val="a0"/>
        <w:spacing w:before="156" w:after="156"/>
        <w:rPr>
          <w:rFonts w:ascii="Times New Roman"/>
        </w:rPr>
      </w:pPr>
      <w:bookmarkStart w:id="275" w:name="_Toc123025236"/>
      <w:r>
        <w:rPr>
          <w:rFonts w:ascii="Times New Roman" w:hint="eastAsia"/>
        </w:rPr>
        <w:t>运营商</w:t>
      </w:r>
      <w:r>
        <w:rPr>
          <w:rFonts w:ascii="Times New Roman"/>
        </w:rPr>
        <w:t>NR Cell DU</w:t>
      </w:r>
      <w:bookmarkEnd w:id="275"/>
    </w:p>
    <w:tbl>
      <w:tblPr>
        <w:tblW w:w="8959" w:type="dxa"/>
        <w:tblInd w:w="-5" w:type="dxa"/>
        <w:tblLook w:val="04A0" w:firstRow="1" w:lastRow="0" w:firstColumn="1" w:lastColumn="0" w:noHBand="0" w:noVBand="1"/>
      </w:tblPr>
      <w:tblGrid>
        <w:gridCol w:w="1570"/>
        <w:gridCol w:w="1016"/>
        <w:gridCol w:w="3390"/>
        <w:gridCol w:w="1416"/>
        <w:gridCol w:w="443"/>
        <w:gridCol w:w="612"/>
        <w:gridCol w:w="512"/>
      </w:tblGrid>
      <w:tr w:rsidR="00B53BBB">
        <w:trPr>
          <w:trHeight w:val="342"/>
        </w:trPr>
        <w:tc>
          <w:tcPr>
            <w:tcW w:w="1570"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1016"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339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1416"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44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61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51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nCI</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小区标识</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小区标识，</w:t>
            </w:r>
            <w:r>
              <w:rPr>
                <w:color w:val="000000"/>
                <w:sz w:val="18"/>
                <w:szCs w:val="18"/>
              </w:rPr>
              <w:t>NR Cell</w:t>
            </w:r>
            <w:r>
              <w:rPr>
                <w:color w:val="000000"/>
                <w:sz w:val="18"/>
                <w:szCs w:val="18"/>
              </w:rPr>
              <w:t>全球唯一的标识符</w:t>
            </w:r>
            <w:r>
              <w:rPr>
                <w:rFonts w:hint="eastAsia"/>
                <w:color w:val="000000"/>
                <w:sz w:val="18"/>
                <w:szCs w:val="18"/>
              </w:rPr>
              <w:t>，需将长度为</w:t>
            </w:r>
            <w:r>
              <w:rPr>
                <w:color w:val="000000"/>
                <w:sz w:val="18"/>
                <w:szCs w:val="18"/>
              </w:rPr>
              <w:t>36bits</w:t>
            </w:r>
            <w:r>
              <w:rPr>
                <w:color w:val="000000"/>
                <w:sz w:val="18"/>
                <w:szCs w:val="18"/>
              </w:rPr>
              <w:t>的字段</w:t>
            </w:r>
            <w:r>
              <w:rPr>
                <w:rFonts w:hint="eastAsia"/>
                <w:color w:val="000000"/>
                <w:sz w:val="18"/>
                <w:szCs w:val="18"/>
              </w:rPr>
              <w:t>转化为</w:t>
            </w:r>
            <w:r>
              <w:rPr>
                <w:color w:val="000000"/>
                <w:sz w:val="18"/>
                <w:szCs w:val="18"/>
              </w:rPr>
              <w:t>十进制的</w:t>
            </w:r>
            <w:r>
              <w:rPr>
                <w:rFonts w:hint="eastAsia"/>
                <w:color w:val="000000"/>
                <w:sz w:val="18"/>
                <w:szCs w:val="18"/>
              </w:rPr>
              <w:t>整数。</w:t>
            </w:r>
            <w:r>
              <w:rPr>
                <w:color w:val="000000"/>
                <w:sz w:val="18"/>
                <w:szCs w:val="18"/>
              </w:rPr>
              <w:t>注</w:t>
            </w:r>
            <w:r>
              <w:rPr>
                <w:rFonts w:hint="eastAsia"/>
                <w:color w:val="000000"/>
                <w:sz w:val="18"/>
                <w:szCs w:val="18"/>
              </w:rPr>
              <w:t>：</w:t>
            </w:r>
            <w:r>
              <w:rPr>
                <w:color w:val="000000"/>
                <w:sz w:val="18"/>
                <w:szCs w:val="18"/>
              </w:rPr>
              <w:t>其中</w:t>
            </w:r>
            <w:r>
              <w:rPr>
                <w:rFonts w:hint="eastAsia"/>
                <w:color w:val="000000"/>
                <w:sz w:val="18"/>
                <w:szCs w:val="18"/>
              </w:rPr>
              <w:t>高位</w:t>
            </w:r>
            <w:r>
              <w:rPr>
                <w:rFonts w:hint="eastAsia"/>
                <w:color w:val="000000"/>
                <w:sz w:val="18"/>
                <w:szCs w:val="18"/>
              </w:rPr>
              <w:t>2</w:t>
            </w:r>
            <w:r>
              <w:rPr>
                <w:color w:val="000000"/>
                <w:sz w:val="18"/>
                <w:szCs w:val="18"/>
              </w:rPr>
              <w:t>4bits</w:t>
            </w:r>
            <w:r>
              <w:rPr>
                <w:color w:val="000000"/>
                <w:sz w:val="18"/>
                <w:szCs w:val="18"/>
              </w:rPr>
              <w:t>为</w:t>
            </w:r>
            <w:r>
              <w:rPr>
                <w:rFonts w:hint="eastAsia"/>
                <w:color w:val="000000"/>
                <w:sz w:val="18"/>
                <w:szCs w:val="18"/>
              </w:rPr>
              <w:t>G</w:t>
            </w:r>
            <w:r>
              <w:rPr>
                <w:color w:val="000000"/>
                <w:sz w:val="18"/>
                <w:szCs w:val="18"/>
              </w:rPr>
              <w:t>NB ID</w:t>
            </w:r>
            <w:r>
              <w:rPr>
                <w:rFonts w:hint="eastAsia"/>
                <w:color w:val="000000"/>
                <w:sz w:val="18"/>
                <w:szCs w:val="18"/>
              </w:rPr>
              <w:t>，低位</w:t>
            </w:r>
            <w:r>
              <w:rPr>
                <w:rFonts w:hint="eastAsia"/>
                <w:color w:val="000000"/>
                <w:sz w:val="18"/>
                <w:szCs w:val="18"/>
              </w:rPr>
              <w:t>1</w:t>
            </w:r>
            <w:r>
              <w:rPr>
                <w:color w:val="000000"/>
                <w:sz w:val="18"/>
                <w:szCs w:val="18"/>
              </w:rPr>
              <w:t>2bits</w:t>
            </w:r>
            <w:r>
              <w:rPr>
                <w:color w:val="000000"/>
                <w:sz w:val="18"/>
                <w:szCs w:val="18"/>
              </w:rPr>
              <w:t>为</w:t>
            </w:r>
            <w:r>
              <w:rPr>
                <w:rFonts w:hint="eastAsia"/>
                <w:color w:val="000000"/>
                <w:sz w:val="18"/>
                <w:szCs w:val="18"/>
              </w:rPr>
              <w:t>C</w:t>
            </w:r>
            <w:r>
              <w:rPr>
                <w:color w:val="000000"/>
                <w:sz w:val="18"/>
                <w:szCs w:val="18"/>
              </w:rPr>
              <w:t>ell ID</w:t>
            </w:r>
            <w:r>
              <w:rPr>
                <w:rFonts w:hint="eastAsia"/>
                <w:color w:val="000000"/>
                <w:sz w:val="18"/>
                <w:szCs w:val="18"/>
              </w:rPr>
              <w:t>，字段长度如不满</w:t>
            </w:r>
            <w:r>
              <w:rPr>
                <w:rFonts w:hint="eastAsia"/>
                <w:color w:val="000000"/>
                <w:sz w:val="18"/>
                <w:szCs w:val="18"/>
              </w:rPr>
              <w:t>3</w:t>
            </w:r>
            <w:r>
              <w:rPr>
                <w:color w:val="000000"/>
                <w:sz w:val="18"/>
                <w:szCs w:val="18"/>
              </w:rPr>
              <w:t>6bits</w:t>
            </w:r>
            <w:r>
              <w:rPr>
                <w:rFonts w:hint="eastAsia"/>
                <w:color w:val="000000"/>
                <w:sz w:val="18"/>
                <w:szCs w:val="18"/>
              </w:rPr>
              <w:t>，</w:t>
            </w:r>
            <w:r>
              <w:rPr>
                <w:color w:val="000000"/>
                <w:sz w:val="18"/>
                <w:szCs w:val="18"/>
              </w:rPr>
              <w:t>则在高位补</w:t>
            </w:r>
            <w:r>
              <w:rPr>
                <w:color w:val="000000"/>
                <w:sz w:val="18"/>
                <w:szCs w:val="18"/>
              </w:rPr>
              <w:t>0</w:t>
            </w:r>
            <w:r>
              <w:rPr>
                <w:rFonts w:hint="eastAsia"/>
                <w:color w:val="000000"/>
                <w:sz w:val="18"/>
                <w:szCs w:val="18"/>
              </w:rPr>
              <w:t>。</w:t>
            </w:r>
          </w:p>
        </w:tc>
        <w:tc>
          <w:tcPr>
            <w:tcW w:w="1416"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CellID</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Cell ID</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Cell ID</w:t>
            </w:r>
            <w:r>
              <w:rPr>
                <w:color w:val="000000"/>
                <w:sz w:val="18"/>
                <w:szCs w:val="18"/>
              </w:rPr>
              <w:t>为</w:t>
            </w:r>
            <w:r>
              <w:rPr>
                <w:color w:val="000000"/>
                <w:sz w:val="18"/>
                <w:szCs w:val="18"/>
              </w:rPr>
              <w:t>“nCI”</w:t>
            </w:r>
            <w:r>
              <w:rPr>
                <w:color w:val="000000"/>
                <w:sz w:val="18"/>
                <w:szCs w:val="18"/>
              </w:rPr>
              <w:t>字段</w:t>
            </w:r>
            <w:r>
              <w:rPr>
                <w:rFonts w:hint="eastAsia"/>
                <w:color w:val="000000"/>
                <w:sz w:val="18"/>
                <w:szCs w:val="18"/>
              </w:rPr>
              <w:t>3</w:t>
            </w:r>
            <w:r>
              <w:rPr>
                <w:color w:val="000000"/>
                <w:sz w:val="18"/>
                <w:szCs w:val="18"/>
              </w:rPr>
              <w:t>6bits</w:t>
            </w:r>
            <w:r>
              <w:rPr>
                <w:color w:val="000000"/>
                <w:sz w:val="18"/>
                <w:szCs w:val="18"/>
              </w:rPr>
              <w:t>字段中的低位</w:t>
            </w:r>
            <w:r>
              <w:rPr>
                <w:color w:val="000000"/>
                <w:sz w:val="18"/>
                <w:szCs w:val="18"/>
              </w:rPr>
              <w:t>bits</w:t>
            </w:r>
            <w:r>
              <w:rPr>
                <w:color w:val="000000"/>
                <w:sz w:val="18"/>
                <w:szCs w:val="18"/>
              </w:rPr>
              <w:t>部分</w:t>
            </w:r>
            <w:r>
              <w:rPr>
                <w:rFonts w:hint="eastAsia"/>
                <w:color w:val="000000"/>
                <w:sz w:val="18"/>
                <w:szCs w:val="18"/>
              </w:rPr>
              <w:t>，</w:t>
            </w:r>
            <w:r>
              <w:rPr>
                <w:color w:val="000000"/>
                <w:sz w:val="18"/>
                <w:szCs w:val="18"/>
              </w:rPr>
              <w:t>需转为十进制的</w:t>
            </w:r>
            <w:r>
              <w:rPr>
                <w:rFonts w:hint="eastAsia"/>
                <w:color w:val="000000"/>
                <w:sz w:val="18"/>
                <w:szCs w:val="18"/>
              </w:rPr>
              <w:t>整数。</w:t>
            </w:r>
          </w:p>
        </w:tc>
        <w:tc>
          <w:tcPr>
            <w:tcW w:w="1416"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cellName</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小区名称</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小区的唯一名称。</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 xml:space="preserve"> gNBId</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运营商基站</w:t>
            </w:r>
            <w:r>
              <w:rPr>
                <w:color w:val="000000"/>
                <w:kern w:val="0"/>
                <w:sz w:val="18"/>
                <w:szCs w:val="18"/>
              </w:rPr>
              <w:t>编码</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w:t>
            </w:r>
            <w:r>
              <w:rPr>
                <w:rFonts w:hint="eastAsia"/>
                <w:color w:val="000000"/>
                <w:kern w:val="0"/>
                <w:sz w:val="18"/>
                <w:szCs w:val="18"/>
              </w:rPr>
              <w:t>运营商</w:t>
            </w:r>
            <w:r>
              <w:rPr>
                <w:color w:val="000000"/>
                <w:kern w:val="0"/>
                <w:sz w:val="18"/>
                <w:szCs w:val="18"/>
              </w:rPr>
              <w:t>gNB</w:t>
            </w:r>
            <w:r>
              <w:rPr>
                <w:color w:val="000000"/>
                <w:kern w:val="0"/>
                <w:sz w:val="18"/>
                <w:szCs w:val="18"/>
              </w:rPr>
              <w:t>的标识符</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r>
              <w:rPr>
                <w:rFonts w:hint="eastAsia"/>
                <w:color w:val="000000"/>
                <w:kern w:val="0"/>
                <w:sz w:val="18"/>
                <w:szCs w:val="18"/>
              </w:rPr>
              <w:t>perator</w:t>
            </w:r>
            <w:r>
              <w:rPr>
                <w:color w:val="000000"/>
                <w:kern w:val="0"/>
                <w:sz w:val="18"/>
                <w:szCs w:val="18"/>
              </w:rPr>
              <w:t>PLMN</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运营商</w:t>
            </w:r>
            <w:r>
              <w:rPr>
                <w:color w:val="000000"/>
                <w:kern w:val="0"/>
                <w:sz w:val="18"/>
                <w:szCs w:val="18"/>
              </w:rPr>
              <w:t>PLMN</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运营商</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cellDUId</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sz w:val="18"/>
                <w:szCs w:val="18"/>
              </w:rPr>
              <w:t>CELL DU ID</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唯一标识</w:t>
            </w:r>
            <w:r>
              <w:rPr>
                <w:color w:val="000000"/>
                <w:sz w:val="18"/>
                <w:szCs w:val="18"/>
              </w:rPr>
              <w:t>Cell DU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kern w:val="0"/>
                <w:sz w:val="18"/>
                <w:szCs w:val="18"/>
              </w:rPr>
              <w:t>relatedgNBId</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sz w:val="18"/>
                <w:szCs w:val="18"/>
              </w:rPr>
              <w:t>承建方</w:t>
            </w:r>
            <w:r>
              <w:rPr>
                <w:sz w:val="18"/>
                <w:szCs w:val="18"/>
              </w:rPr>
              <w:t>PLMN</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2"/>
        </w:trPr>
        <w:tc>
          <w:tcPr>
            <w:tcW w:w="1570"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nRTAC</w:t>
            </w:r>
          </w:p>
        </w:tc>
        <w:tc>
          <w:tcPr>
            <w:tcW w:w="101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NR TAC</w:t>
            </w:r>
          </w:p>
        </w:tc>
        <w:tc>
          <w:tcPr>
            <w:tcW w:w="339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NR</w:t>
            </w:r>
            <w:r>
              <w:rPr>
                <w:color w:val="000000"/>
                <w:kern w:val="0"/>
                <w:sz w:val="18"/>
                <w:szCs w:val="18"/>
              </w:rPr>
              <w:t>小区的</w:t>
            </w:r>
            <w:r>
              <w:rPr>
                <w:color w:val="000000"/>
                <w:kern w:val="0"/>
                <w:sz w:val="18"/>
                <w:szCs w:val="18"/>
              </w:rPr>
              <w:t>TAC</w:t>
            </w:r>
            <w:r>
              <w:rPr>
                <w:color w:val="000000"/>
                <w:kern w:val="0"/>
                <w:sz w:val="18"/>
                <w:szCs w:val="18"/>
              </w:rPr>
              <w:t>，跟踪区域码。</w:t>
            </w:r>
          </w:p>
        </w:tc>
        <w:tc>
          <w:tcPr>
            <w:tcW w:w="141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Bitstring</w:t>
            </w:r>
          </w:p>
        </w:tc>
        <w:tc>
          <w:tcPr>
            <w:tcW w:w="44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50"/>
        </w:trPr>
        <w:tc>
          <w:tcPr>
            <w:tcW w:w="1570"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1016"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390"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1416"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443"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61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51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ind w:firstLineChars="0" w:firstLine="0"/>
        <w:rPr>
          <w:rFonts w:ascii="Times New Roman"/>
          <w:szCs w:val="21"/>
          <w:lang w:val="zh-CN"/>
        </w:rPr>
      </w:pPr>
    </w:p>
    <w:p w:rsidR="00B53BBB" w:rsidRDefault="00776686">
      <w:pPr>
        <w:pStyle w:val="a0"/>
        <w:spacing w:before="156" w:after="156"/>
        <w:rPr>
          <w:rFonts w:ascii="Times New Roman"/>
        </w:rPr>
      </w:pPr>
      <w:bookmarkStart w:id="276" w:name="_Toc123025237"/>
      <w:r>
        <w:rPr>
          <w:rFonts w:ascii="Times New Roman"/>
        </w:rPr>
        <w:lastRenderedPageBreak/>
        <w:t>NR Cell DU</w:t>
      </w:r>
      <w:r>
        <w:rPr>
          <w:rFonts w:ascii="Times New Roman" w:hint="eastAsia"/>
        </w:rPr>
        <w:t>切片</w:t>
      </w:r>
      <w:bookmarkEnd w:id="276"/>
    </w:p>
    <w:tbl>
      <w:tblPr>
        <w:tblW w:w="8959" w:type="dxa"/>
        <w:tblInd w:w="-5" w:type="dxa"/>
        <w:tblLayout w:type="fixed"/>
        <w:tblLook w:val="04A0" w:firstRow="1" w:lastRow="0" w:firstColumn="1" w:lastColumn="0" w:noHBand="0" w:noVBand="1"/>
      </w:tblPr>
      <w:tblGrid>
        <w:gridCol w:w="1134"/>
        <w:gridCol w:w="993"/>
        <w:gridCol w:w="4110"/>
        <w:gridCol w:w="851"/>
        <w:gridCol w:w="425"/>
        <w:gridCol w:w="1017"/>
        <w:gridCol w:w="429"/>
      </w:tblGrid>
      <w:tr w:rsidR="00B53BBB">
        <w:trPr>
          <w:trHeight w:val="342"/>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99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411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85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101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42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1134"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slice_InCell</w:t>
            </w:r>
            <w:r>
              <w:rPr>
                <w:rFonts w:ascii="宋体" w:hAnsi="宋体"/>
                <w:sz w:val="18"/>
                <w:szCs w:val="18"/>
              </w:rPr>
              <w:t>D</w:t>
            </w:r>
            <w:r>
              <w:rPr>
                <w:rFonts w:ascii="宋体" w:hAnsi="宋体" w:hint="eastAsia"/>
                <w:sz w:val="18"/>
                <w:szCs w:val="18"/>
              </w:rPr>
              <w:t>U_ID</w:t>
            </w:r>
          </w:p>
        </w:tc>
        <w:tc>
          <w:tcPr>
            <w:tcW w:w="99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小区</w:t>
            </w:r>
            <w:r>
              <w:rPr>
                <w:rFonts w:ascii="宋体" w:hAnsi="宋体"/>
                <w:sz w:val="18"/>
                <w:szCs w:val="18"/>
              </w:rPr>
              <w:t>D</w:t>
            </w:r>
            <w:r>
              <w:rPr>
                <w:rFonts w:ascii="宋体" w:hAnsi="宋体" w:hint="eastAsia"/>
                <w:sz w:val="18"/>
                <w:szCs w:val="18"/>
              </w:rPr>
              <w:t>U切片ID</w:t>
            </w:r>
          </w:p>
        </w:tc>
        <w:tc>
          <w:tcPr>
            <w:tcW w:w="411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kern w:val="0"/>
                <w:sz w:val="18"/>
                <w:szCs w:val="18"/>
              </w:rPr>
            </w:pPr>
            <w:r>
              <w:rPr>
                <w:rFonts w:ascii="宋体" w:hAnsi="宋体" w:hint="eastAsia"/>
                <w:sz w:val="18"/>
                <w:szCs w:val="18"/>
              </w:rPr>
              <w:t>小区</w:t>
            </w:r>
            <w:r>
              <w:rPr>
                <w:rFonts w:ascii="宋体" w:hAnsi="宋体"/>
                <w:sz w:val="18"/>
                <w:szCs w:val="18"/>
              </w:rPr>
              <w:t>D</w:t>
            </w:r>
            <w:r>
              <w:rPr>
                <w:rFonts w:ascii="宋体" w:hAnsi="宋体" w:hint="eastAsia"/>
                <w:sz w:val="18"/>
                <w:szCs w:val="18"/>
              </w:rPr>
              <w:t>U切片ID,小区下面唯一</w:t>
            </w:r>
          </w:p>
        </w:tc>
        <w:tc>
          <w:tcPr>
            <w:tcW w:w="85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字符串</w:t>
            </w:r>
          </w:p>
        </w:tc>
        <w:tc>
          <w:tcPr>
            <w:tcW w:w="425"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无</w:t>
            </w:r>
          </w:p>
        </w:tc>
        <w:tc>
          <w:tcPr>
            <w:tcW w:w="101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自动采集</w:t>
            </w:r>
          </w:p>
        </w:tc>
        <w:tc>
          <w:tcPr>
            <w:tcW w:w="429"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slice_InCell</w:t>
            </w:r>
            <w:r>
              <w:rPr>
                <w:rFonts w:ascii="宋体" w:hAnsi="宋体"/>
                <w:sz w:val="18"/>
                <w:szCs w:val="18"/>
              </w:rPr>
              <w:t>D</w:t>
            </w:r>
            <w:r>
              <w:rPr>
                <w:rFonts w:ascii="宋体" w:hAnsi="宋体" w:hint="eastAsia"/>
                <w:sz w:val="18"/>
                <w:szCs w:val="18"/>
              </w:rPr>
              <w:t>U</w:t>
            </w:r>
            <w:r>
              <w:rPr>
                <w:kern w:val="0"/>
                <w:sz w:val="18"/>
                <w:szCs w:val="18"/>
              </w:rPr>
              <w:t>Name</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CU切片名称</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小区</w:t>
            </w:r>
            <w:r>
              <w:rPr>
                <w:rFonts w:ascii="宋体" w:hAnsi="宋体"/>
                <w:sz w:val="18"/>
                <w:szCs w:val="18"/>
              </w:rPr>
              <w:t>D</w:t>
            </w:r>
            <w:r>
              <w:rPr>
                <w:rFonts w:ascii="宋体" w:hAnsi="宋体" w:hint="eastAsia"/>
                <w:sz w:val="18"/>
                <w:szCs w:val="18"/>
              </w:rPr>
              <w:t>U切片名称</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sz w:val="18"/>
                <w:szCs w:val="18"/>
              </w:rPr>
            </w:pPr>
            <w:r>
              <w:rPr>
                <w:sz w:val="18"/>
                <w:szCs w:val="18"/>
              </w:rPr>
              <w:t>CellID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所属</w:t>
            </w:r>
            <w:r>
              <w:rPr>
                <w:sz w:val="18"/>
                <w:szCs w:val="18"/>
              </w:rPr>
              <w:t>Cell ID</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sz w:val="18"/>
                <w:szCs w:val="18"/>
              </w:rPr>
              <w:t>Cell ID</w:t>
            </w:r>
            <w:r>
              <w:rPr>
                <w:sz w:val="18"/>
                <w:szCs w:val="18"/>
              </w:rPr>
              <w:t>为</w:t>
            </w:r>
            <w:r>
              <w:rPr>
                <w:sz w:val="18"/>
                <w:szCs w:val="18"/>
              </w:rPr>
              <w:t>“nCI”</w:t>
            </w:r>
            <w:r>
              <w:rPr>
                <w:sz w:val="18"/>
                <w:szCs w:val="18"/>
              </w:rPr>
              <w:t>字段</w:t>
            </w:r>
            <w:r>
              <w:rPr>
                <w:rFonts w:hint="eastAsia"/>
                <w:sz w:val="18"/>
                <w:szCs w:val="18"/>
              </w:rPr>
              <w:t>3</w:t>
            </w:r>
            <w:r>
              <w:rPr>
                <w:sz w:val="18"/>
                <w:szCs w:val="18"/>
              </w:rPr>
              <w:t>6bits</w:t>
            </w:r>
            <w:r>
              <w:rPr>
                <w:sz w:val="18"/>
                <w:szCs w:val="18"/>
              </w:rPr>
              <w:t>字段中的低位</w:t>
            </w:r>
            <w:r>
              <w:rPr>
                <w:sz w:val="18"/>
                <w:szCs w:val="18"/>
              </w:rPr>
              <w:t>bits</w:t>
            </w:r>
            <w:r>
              <w:rPr>
                <w:sz w:val="18"/>
                <w:szCs w:val="18"/>
              </w:rPr>
              <w:t>部分</w:t>
            </w:r>
            <w:r>
              <w:rPr>
                <w:rFonts w:hint="eastAsia"/>
                <w:sz w:val="18"/>
                <w:szCs w:val="18"/>
              </w:rPr>
              <w:t>，</w:t>
            </w:r>
            <w:r>
              <w:rPr>
                <w:sz w:val="18"/>
                <w:szCs w:val="18"/>
              </w:rPr>
              <w:t>需转为十进制的</w:t>
            </w:r>
            <w:r>
              <w:rPr>
                <w:rFonts w:hint="eastAsia"/>
                <w:sz w:val="18"/>
                <w:szCs w:val="18"/>
              </w:rPr>
              <w:t>整数。</w:t>
            </w:r>
          </w:p>
        </w:tc>
        <w:tc>
          <w:tcPr>
            <w:tcW w:w="851" w:type="dxa"/>
            <w:tcBorders>
              <w:top w:val="nil"/>
              <w:left w:val="nil"/>
              <w:bottom w:val="single" w:sz="4" w:space="0" w:color="auto"/>
              <w:right w:val="single" w:sz="4" w:space="0" w:color="auto"/>
            </w:tcBorders>
            <w:shd w:val="clear" w:color="auto" w:fill="auto"/>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sz w:val="18"/>
                <w:szCs w:val="18"/>
              </w:rPr>
            </w:pPr>
            <w:r>
              <w:rPr>
                <w:sz w:val="18"/>
                <w:szCs w:val="18"/>
              </w:rPr>
              <w:t>cellDUId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kern w:val="0"/>
                <w:sz w:val="18"/>
                <w:szCs w:val="18"/>
              </w:rPr>
              <w:t>所属</w:t>
            </w:r>
            <w:r>
              <w:rPr>
                <w:sz w:val="18"/>
                <w:szCs w:val="18"/>
              </w:rPr>
              <w:t>CELL DU ID</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sz w:val="18"/>
                <w:szCs w:val="18"/>
              </w:rPr>
              <w:t>唯一标识</w:t>
            </w:r>
            <w:r>
              <w:rPr>
                <w:sz w:val="18"/>
                <w:szCs w:val="18"/>
              </w:rPr>
              <w:t>Cell DU</w:t>
            </w:r>
            <w:r>
              <w:rPr>
                <w:sz w:val="18"/>
                <w:szCs w:val="18"/>
              </w:rPr>
              <w:t>的标识符，</w:t>
            </w:r>
            <w:r>
              <w:rPr>
                <w:rFonts w:hint="eastAsia"/>
                <w:sz w:val="18"/>
                <w:szCs w:val="18"/>
              </w:rPr>
              <w:t>采用</w:t>
            </w:r>
            <w:r>
              <w:rPr>
                <w:sz w:val="18"/>
                <w:szCs w:val="18"/>
              </w:rPr>
              <w:t>本地小区标识</w:t>
            </w:r>
            <w:r>
              <w:rPr>
                <w:rFonts w:hint="eastAsia"/>
                <w:sz w:val="18"/>
                <w:szCs w:val="18"/>
              </w:rPr>
              <w:t>，即</w:t>
            </w:r>
            <w:r>
              <w:rPr>
                <w:sz w:val="18"/>
                <w:szCs w:val="18"/>
              </w:rPr>
              <w:t>Local Cell ID</w:t>
            </w:r>
            <w:r>
              <w:rPr>
                <w:sz w:val="18"/>
                <w:szCs w:val="18"/>
              </w:rPr>
              <w:t>，为十进制整数。</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O</w:t>
            </w:r>
            <w:r>
              <w:rPr>
                <w:rFonts w:hint="eastAsia"/>
                <w:kern w:val="0"/>
                <w:sz w:val="18"/>
                <w:szCs w:val="18"/>
              </w:rPr>
              <w:t>perator</w:t>
            </w:r>
            <w:r>
              <w:rPr>
                <w:kern w:val="0"/>
                <w:sz w:val="18"/>
                <w:szCs w:val="18"/>
              </w:rPr>
              <w:t xml:space="preserve"> gNBId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kern w:val="0"/>
                <w:sz w:val="18"/>
                <w:szCs w:val="18"/>
              </w:rPr>
              <w:t>运营商基站</w:t>
            </w:r>
            <w:r>
              <w:rPr>
                <w:kern w:val="0"/>
                <w:sz w:val="18"/>
                <w:szCs w:val="18"/>
              </w:rPr>
              <w:t>编码</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用于唯一标识</w:t>
            </w:r>
            <w:r>
              <w:rPr>
                <w:rFonts w:hint="eastAsia"/>
                <w:kern w:val="0"/>
                <w:sz w:val="18"/>
                <w:szCs w:val="18"/>
              </w:rPr>
              <w:t>运营商</w:t>
            </w:r>
            <w:r>
              <w:rPr>
                <w:kern w:val="0"/>
                <w:sz w:val="18"/>
                <w:szCs w:val="18"/>
              </w:rPr>
              <w:t>gNB</w:t>
            </w:r>
            <w:r>
              <w:rPr>
                <w:kern w:val="0"/>
                <w:sz w:val="18"/>
                <w:szCs w:val="18"/>
              </w:rPr>
              <w:t>的标识符</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kern w:val="0"/>
                <w:sz w:val="18"/>
                <w:szCs w:val="18"/>
              </w:rPr>
            </w:pPr>
            <w:r>
              <w:rPr>
                <w:kern w:val="0"/>
                <w:sz w:val="18"/>
                <w:szCs w:val="18"/>
              </w:rPr>
              <w:t>O</w:t>
            </w:r>
            <w:r>
              <w:rPr>
                <w:rFonts w:hint="eastAsia"/>
                <w:kern w:val="0"/>
                <w:sz w:val="18"/>
                <w:szCs w:val="18"/>
              </w:rPr>
              <w:t>perator</w:t>
            </w:r>
            <w:r>
              <w:rPr>
                <w:kern w:val="0"/>
                <w:sz w:val="18"/>
                <w:szCs w:val="18"/>
              </w:rPr>
              <w:t>PLMN</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kern w:val="0"/>
                <w:sz w:val="18"/>
                <w:szCs w:val="18"/>
              </w:rPr>
              <w:t>运营商</w:t>
            </w:r>
            <w:r>
              <w:rPr>
                <w:kern w:val="0"/>
                <w:sz w:val="18"/>
                <w:szCs w:val="18"/>
              </w:rPr>
              <w:t>PLMN</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sz w:val="18"/>
                <w:szCs w:val="18"/>
              </w:rPr>
              <w:t>运营商</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735"/>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sst</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切片业务类型</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切片业务类型，1：eMBB ；2：uRLLC；3：</w:t>
            </w:r>
            <w:r>
              <w:rPr>
                <w:rFonts w:ascii="宋体" w:hAnsi="宋体"/>
                <w:sz w:val="18"/>
                <w:szCs w:val="18"/>
              </w:rPr>
              <w:t>MIoT</w:t>
            </w:r>
            <w:r>
              <w:rPr>
                <w:rFonts w:ascii="宋体" w:hAnsi="宋体" w:hint="eastAsia"/>
                <w:sz w:val="18"/>
                <w:szCs w:val="18"/>
              </w:rPr>
              <w:t>；</w:t>
            </w:r>
            <w:r>
              <w:rPr>
                <w:rFonts w:ascii="宋体" w:hAnsi="宋体"/>
                <w:sz w:val="18"/>
                <w:szCs w:val="18"/>
              </w:rPr>
              <w:t>4</w:t>
            </w:r>
            <w:r>
              <w:rPr>
                <w:rFonts w:ascii="宋体" w:hAnsi="宋体" w:hint="eastAsia"/>
                <w:sz w:val="18"/>
                <w:szCs w:val="18"/>
              </w:rPr>
              <w:t>：</w:t>
            </w:r>
            <w:r>
              <w:rPr>
                <w:rFonts w:ascii="宋体" w:hAnsi="宋体"/>
                <w:sz w:val="18"/>
                <w:szCs w:val="18"/>
              </w:rPr>
              <w:t>V2X</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735"/>
        </w:trPr>
        <w:tc>
          <w:tcPr>
            <w:tcW w:w="1134"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sd</w:t>
            </w:r>
          </w:p>
        </w:tc>
        <w:tc>
          <w:tcPr>
            <w:tcW w:w="99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rFonts w:ascii="宋体" w:hAnsi="宋体" w:hint="eastAsia"/>
                <w:sz w:val="18"/>
                <w:szCs w:val="18"/>
              </w:rPr>
              <w:t>切片区分指示</w:t>
            </w:r>
          </w:p>
        </w:tc>
        <w:tc>
          <w:tcPr>
            <w:tcW w:w="4110"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ascii="宋体" w:hAnsi="宋体" w:hint="eastAsia"/>
                <w:sz w:val="18"/>
                <w:szCs w:val="18"/>
              </w:rPr>
              <w:t>该参数为可选的信息，用来对切片业务类型的信息的补充，以区分相同切片业务类型内的网络切片</w:t>
            </w:r>
          </w:p>
        </w:tc>
        <w:tc>
          <w:tcPr>
            <w:tcW w:w="85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42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50"/>
        </w:trPr>
        <w:tc>
          <w:tcPr>
            <w:tcW w:w="1134"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993"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4110"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85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42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101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42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77" w:name="_Toc123025238"/>
      <w:r>
        <w:rPr>
          <w:rFonts w:ascii="Times New Roman"/>
        </w:rPr>
        <w:t>RRU</w:t>
      </w:r>
      <w:bookmarkEnd w:id="277"/>
    </w:p>
    <w:tbl>
      <w:tblPr>
        <w:tblW w:w="8959" w:type="dxa"/>
        <w:tblInd w:w="-5" w:type="dxa"/>
        <w:tblLayout w:type="fixed"/>
        <w:tblLook w:val="04A0" w:firstRow="1" w:lastRow="0" w:firstColumn="1" w:lastColumn="0" w:noHBand="0" w:noVBand="1"/>
      </w:tblPr>
      <w:tblGrid>
        <w:gridCol w:w="993"/>
        <w:gridCol w:w="1275"/>
        <w:gridCol w:w="3991"/>
        <w:gridCol w:w="829"/>
        <w:gridCol w:w="567"/>
        <w:gridCol w:w="764"/>
        <w:gridCol w:w="540"/>
      </w:tblGrid>
      <w:tr w:rsidR="00B53BBB">
        <w:trPr>
          <w:trHeight w:val="342"/>
        </w:trPr>
        <w:tc>
          <w:tcPr>
            <w:tcW w:w="993"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英文名</w:t>
            </w:r>
          </w:p>
        </w:tc>
        <w:tc>
          <w:tcPr>
            <w:tcW w:w="127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3991"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829"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67"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单位</w:t>
            </w:r>
          </w:p>
        </w:tc>
        <w:tc>
          <w:tcPr>
            <w:tcW w:w="764"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54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480"/>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 ID</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用于唯一标识</w:t>
            </w:r>
            <w:r>
              <w:rPr>
                <w:rFonts w:hint="eastAsia"/>
                <w:color w:val="000000"/>
                <w:kern w:val="0"/>
                <w:sz w:val="18"/>
                <w:szCs w:val="18"/>
              </w:rPr>
              <w:t>RRU</w:t>
            </w:r>
            <w:r>
              <w:rPr>
                <w:rFonts w:hint="eastAsia"/>
                <w:color w:val="000000"/>
                <w:kern w:val="0"/>
                <w:sz w:val="18"/>
                <w:szCs w:val="18"/>
              </w:rPr>
              <w:t>的标识符，编号规则采用</w:t>
            </w:r>
            <w:r>
              <w:rPr>
                <w:rFonts w:hint="eastAsia"/>
                <w:color w:val="000000"/>
                <w:kern w:val="0"/>
                <w:sz w:val="18"/>
                <w:szCs w:val="18"/>
              </w:rPr>
              <w:t xml:space="preserve"> gNB ID</w:t>
            </w:r>
            <w:r>
              <w:rPr>
                <w:rFonts w:hint="eastAsia"/>
                <w:color w:val="000000"/>
                <w:kern w:val="0"/>
                <w:sz w:val="18"/>
                <w:szCs w:val="18"/>
              </w:rPr>
              <w:t>，</w:t>
            </w:r>
            <w:r>
              <w:rPr>
                <w:rFonts w:hint="eastAsia"/>
                <w:color w:val="000000"/>
                <w:kern w:val="0"/>
                <w:sz w:val="18"/>
                <w:szCs w:val="18"/>
              </w:rPr>
              <w:t>DU ID</w:t>
            </w:r>
            <w:r>
              <w:rPr>
                <w:rFonts w:hint="eastAsia"/>
                <w:color w:val="000000"/>
                <w:kern w:val="0"/>
                <w:sz w:val="18"/>
                <w:szCs w:val="18"/>
              </w:rPr>
              <w:t>和</w:t>
            </w:r>
            <w:r>
              <w:rPr>
                <w:rFonts w:hint="eastAsia"/>
                <w:color w:val="000000"/>
                <w:kern w:val="0"/>
                <w:sz w:val="18"/>
                <w:szCs w:val="18"/>
              </w:rPr>
              <w:t>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（一般为</w:t>
            </w:r>
            <w:r>
              <w:rPr>
                <w:rFonts w:hint="eastAsia"/>
                <w:color w:val="000000"/>
                <w:kern w:val="0"/>
                <w:sz w:val="18"/>
                <w:szCs w:val="18"/>
              </w:rPr>
              <w:t>1,2,3</w:t>
            </w:r>
            <w:r>
              <w:rPr>
                <w:rFonts w:hint="eastAsia"/>
                <w:color w:val="000000"/>
                <w:kern w:val="0"/>
                <w:sz w:val="18"/>
                <w:szCs w:val="18"/>
              </w:rPr>
              <w:t>…序号的形式）三者的组合，即采用“</w:t>
            </w:r>
            <w:r>
              <w:rPr>
                <w:rFonts w:hint="eastAsia"/>
                <w:color w:val="000000"/>
                <w:kern w:val="0"/>
                <w:sz w:val="18"/>
                <w:szCs w:val="18"/>
              </w:rPr>
              <w:t>gNB ID_DU Id_RRU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”的形式。</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rruName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w:t>
            </w:r>
            <w:r>
              <w:rPr>
                <w:color w:val="000000"/>
                <w:kern w:val="0"/>
                <w:sz w:val="18"/>
                <w:szCs w:val="18"/>
              </w:rPr>
              <w:t>名称</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w:t>
            </w:r>
            <w:r>
              <w:rPr>
                <w:color w:val="000000"/>
                <w:kern w:val="0"/>
                <w:sz w:val="18"/>
                <w:szCs w:val="18"/>
              </w:rPr>
              <w:t>在</w:t>
            </w:r>
            <w:r>
              <w:rPr>
                <w:color w:val="000000"/>
                <w:kern w:val="0"/>
                <w:sz w:val="18"/>
                <w:szCs w:val="18"/>
              </w:rPr>
              <w:t>EMS</w:t>
            </w:r>
            <w:r>
              <w:rPr>
                <w:color w:val="000000"/>
                <w:kern w:val="0"/>
                <w:sz w:val="18"/>
                <w:szCs w:val="18"/>
              </w:rPr>
              <w:t>中的唯一名称。</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longitude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经度</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设备所在经度，要求精确到小数点后</w:t>
            </w:r>
            <w:r>
              <w:rPr>
                <w:rFonts w:hint="eastAsia"/>
                <w:sz w:val="18"/>
                <w:szCs w:val="18"/>
              </w:rPr>
              <w:t>六</w:t>
            </w:r>
            <w:r>
              <w:rPr>
                <w:color w:val="000000"/>
                <w:kern w:val="0"/>
                <w:sz w:val="18"/>
                <w:szCs w:val="18"/>
              </w:rPr>
              <w:t>位及以上，最长不超过八位；如果小数点后只有</w:t>
            </w:r>
            <w:r>
              <w:rPr>
                <w:rFonts w:hint="eastAsia"/>
                <w:sz w:val="18"/>
                <w:szCs w:val="18"/>
              </w:rPr>
              <w:t>六</w:t>
            </w:r>
            <w:r>
              <w:rPr>
                <w:color w:val="000000"/>
                <w:kern w:val="0"/>
                <w:sz w:val="18"/>
                <w:szCs w:val="18"/>
              </w:rPr>
              <w:t>位且最后一位或多位同时为零时，则要求增加第</w:t>
            </w:r>
            <w:r>
              <w:rPr>
                <w:rFonts w:hint="eastAsia"/>
                <w:sz w:val="18"/>
                <w:szCs w:val="18"/>
              </w:rPr>
              <w:t>七</w:t>
            </w:r>
            <w:r>
              <w:rPr>
                <w:color w:val="000000"/>
                <w:kern w:val="0"/>
                <w:sz w:val="18"/>
                <w:szCs w:val="18"/>
              </w:rPr>
              <w:t>位并取值为</w:t>
            </w:r>
            <w:r>
              <w:rPr>
                <w:color w:val="000000"/>
                <w:kern w:val="0"/>
                <w:sz w:val="18"/>
                <w:szCs w:val="18"/>
              </w:rPr>
              <w:t>1</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实型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度</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latitude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纬度</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设备所在纬度，要求精确到小数点后</w:t>
            </w:r>
            <w:r>
              <w:rPr>
                <w:rFonts w:hint="eastAsia"/>
                <w:sz w:val="18"/>
                <w:szCs w:val="18"/>
              </w:rPr>
              <w:t>六</w:t>
            </w:r>
            <w:r>
              <w:rPr>
                <w:color w:val="000000"/>
                <w:kern w:val="0"/>
                <w:sz w:val="18"/>
                <w:szCs w:val="18"/>
              </w:rPr>
              <w:t>位及以上，最长不超过八位；如果小数点后只有</w:t>
            </w:r>
            <w:r>
              <w:rPr>
                <w:rFonts w:hint="eastAsia"/>
                <w:sz w:val="18"/>
                <w:szCs w:val="18"/>
              </w:rPr>
              <w:t>六</w:t>
            </w:r>
            <w:r>
              <w:rPr>
                <w:color w:val="000000"/>
                <w:kern w:val="0"/>
                <w:sz w:val="18"/>
                <w:szCs w:val="18"/>
              </w:rPr>
              <w:t>位且最后一位或多位同时为零时，则要求增加第</w:t>
            </w:r>
            <w:r>
              <w:rPr>
                <w:rFonts w:hint="eastAsia"/>
                <w:color w:val="000000"/>
                <w:kern w:val="0"/>
                <w:sz w:val="18"/>
                <w:szCs w:val="18"/>
              </w:rPr>
              <w:t>七</w:t>
            </w:r>
            <w:r>
              <w:rPr>
                <w:color w:val="000000"/>
                <w:kern w:val="0"/>
                <w:sz w:val="18"/>
                <w:szCs w:val="18"/>
              </w:rPr>
              <w:t>位并取值为</w:t>
            </w:r>
            <w:r>
              <w:rPr>
                <w:color w:val="000000"/>
                <w:kern w:val="0"/>
                <w:sz w:val="18"/>
                <w:szCs w:val="18"/>
              </w:rPr>
              <w:t xml:space="preserve">1 </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实型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度</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270"/>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relatedgNBId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270"/>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4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DUId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DU ID</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DU ID</w:t>
            </w:r>
            <w:r>
              <w:rPr>
                <w:color w:val="000000"/>
                <w:kern w:val="0"/>
                <w:sz w:val="18"/>
                <w:szCs w:val="18"/>
              </w:rPr>
              <w:t>。</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PHUB_id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所属</w:t>
            </w:r>
            <w:r>
              <w:rPr>
                <w:rFonts w:hint="eastAsia"/>
                <w:color w:val="000000"/>
                <w:sz w:val="18"/>
                <w:szCs w:val="18"/>
              </w:rPr>
              <w:t>PHUB ID</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如果</w:t>
            </w:r>
            <w:r>
              <w:rPr>
                <w:rFonts w:hint="eastAsia"/>
                <w:color w:val="000000"/>
                <w:sz w:val="18"/>
                <w:szCs w:val="18"/>
              </w:rPr>
              <w:t>RRU</w:t>
            </w:r>
            <w:r>
              <w:rPr>
                <w:rFonts w:hint="eastAsia"/>
                <w:color w:val="000000"/>
                <w:sz w:val="18"/>
                <w:szCs w:val="18"/>
              </w:rPr>
              <w:t>类型为</w:t>
            </w:r>
            <w:r>
              <w:rPr>
                <w:rFonts w:hint="eastAsia"/>
                <w:color w:val="000000"/>
                <w:sz w:val="18"/>
                <w:szCs w:val="18"/>
              </w:rPr>
              <w:t>PRRU</w:t>
            </w:r>
            <w:r>
              <w:rPr>
                <w:rFonts w:hint="eastAsia"/>
                <w:color w:val="000000"/>
                <w:sz w:val="18"/>
                <w:szCs w:val="18"/>
              </w:rPr>
              <w:t>时必填</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MC</w:t>
            </w:r>
          </w:p>
        </w:tc>
      </w:tr>
      <w:tr w:rsidR="00B53BBB">
        <w:trPr>
          <w:trHeight w:val="315"/>
        </w:trPr>
        <w:tc>
          <w:tcPr>
            <w:tcW w:w="993" w:type="dxa"/>
            <w:tcBorders>
              <w:top w:val="nil"/>
              <w:left w:val="single" w:sz="4" w:space="0" w:color="auto"/>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rruType</w:t>
            </w:r>
          </w:p>
        </w:tc>
        <w:tc>
          <w:tcPr>
            <w:tcW w:w="1275" w:type="dxa"/>
            <w:tcBorders>
              <w:top w:val="nil"/>
              <w:left w:val="nil"/>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 xml:space="preserve">RRU </w:t>
            </w:r>
            <w:r>
              <w:rPr>
                <w:color w:val="000000"/>
                <w:kern w:val="0"/>
                <w:sz w:val="18"/>
                <w:szCs w:val="18"/>
              </w:rPr>
              <w:t>类型</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取值类型：传统</w:t>
            </w:r>
            <w:r>
              <w:rPr>
                <w:color w:val="000000"/>
                <w:kern w:val="0"/>
                <w:sz w:val="18"/>
                <w:szCs w:val="18"/>
              </w:rPr>
              <w:t>RRU</w:t>
            </w:r>
            <w:r>
              <w:rPr>
                <w:color w:val="000000"/>
                <w:kern w:val="0"/>
                <w:sz w:val="18"/>
                <w:szCs w:val="18"/>
              </w:rPr>
              <w:t>；</w:t>
            </w:r>
            <w:r>
              <w:rPr>
                <w:color w:val="000000"/>
                <w:kern w:val="0"/>
                <w:sz w:val="18"/>
                <w:szCs w:val="18"/>
              </w:rPr>
              <w:t>AAU</w:t>
            </w:r>
            <w:r>
              <w:rPr>
                <w:color w:val="000000"/>
                <w:kern w:val="0"/>
                <w:sz w:val="18"/>
                <w:szCs w:val="18"/>
              </w:rPr>
              <w:t>；</w:t>
            </w:r>
            <w:r>
              <w:rPr>
                <w:color w:val="000000"/>
                <w:kern w:val="0"/>
                <w:sz w:val="18"/>
                <w:szCs w:val="18"/>
              </w:rPr>
              <w:t>PRRU</w:t>
            </w:r>
            <w:r>
              <w:rPr>
                <w:color w:val="000000"/>
                <w:kern w:val="0"/>
                <w:sz w:val="18"/>
                <w:szCs w:val="18"/>
              </w:rPr>
              <w:t>。</w:t>
            </w:r>
          </w:p>
        </w:tc>
        <w:tc>
          <w:tcPr>
            <w:tcW w:w="829" w:type="dxa"/>
            <w:tcBorders>
              <w:top w:val="nil"/>
              <w:left w:val="nil"/>
              <w:bottom w:val="single" w:sz="4" w:space="0" w:color="auto"/>
              <w:right w:val="single" w:sz="4" w:space="0" w:color="auto"/>
            </w:tcBorders>
            <w:shd w:val="clear" w:color="auto" w:fill="auto"/>
            <w:noWrap/>
            <w:vAlign w:val="center"/>
          </w:tcPr>
          <w:p w:rsidR="00B53BBB" w:rsidRDefault="00776686">
            <w:pPr>
              <w:widowControl/>
              <w:jc w:val="left"/>
              <w:rPr>
                <w:color w:val="000000"/>
                <w:kern w:val="0"/>
                <w:sz w:val="18"/>
                <w:szCs w:val="18"/>
              </w:rPr>
            </w:pPr>
            <w:r>
              <w:rPr>
                <w:color w:val="000000"/>
                <w:kern w:val="0"/>
                <w:sz w:val="18"/>
                <w:szCs w:val="18"/>
              </w:rPr>
              <w:t>枚举</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sequence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w:t>
            </w:r>
            <w:r>
              <w:rPr>
                <w:color w:val="000000"/>
                <w:kern w:val="0"/>
                <w:sz w:val="18"/>
                <w:szCs w:val="18"/>
              </w:rPr>
              <w:t>序列号</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板件序列号</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modelId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w:t>
            </w:r>
            <w:r>
              <w:rPr>
                <w:color w:val="000000"/>
                <w:kern w:val="0"/>
                <w:sz w:val="18"/>
                <w:szCs w:val="18"/>
              </w:rPr>
              <w:t>型号</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w:t>
            </w:r>
            <w:r>
              <w:rPr>
                <w:color w:val="000000"/>
                <w:kern w:val="0"/>
                <w:sz w:val="18"/>
                <w:szCs w:val="18"/>
              </w:rPr>
              <w:t>在网管中的板件型号属性</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vendorId</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设备厂家编码</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设备厂家编码，编码取值参见</w:t>
            </w:r>
            <w:ins w:id="278" w:author="tangjinkun" w:date="2022-12-27T09:18:00Z">
              <w:r w:rsidR="00824D1A" w:rsidRPr="00DA6636">
                <w:rPr>
                  <w:rFonts w:hint="eastAsia"/>
                  <w:color w:val="000000"/>
                  <w:kern w:val="0"/>
                  <w:sz w:val="18"/>
                  <w:szCs w:val="18"/>
                </w:rPr>
                <w:t>《中国联通统一采集与指令适配接口规范》中附录</w:t>
              </w:r>
              <w:r w:rsidR="00824D1A" w:rsidRPr="00DA6636">
                <w:rPr>
                  <w:rFonts w:hint="eastAsia"/>
                  <w:color w:val="000000"/>
                  <w:kern w:val="0"/>
                  <w:sz w:val="18"/>
                  <w:szCs w:val="18"/>
                </w:rPr>
                <w:t>G</w:t>
              </w:r>
              <w:r w:rsidR="00824D1A" w:rsidRPr="00DA6636">
                <w:rPr>
                  <w:rFonts w:hint="eastAsia"/>
                  <w:color w:val="000000"/>
                  <w:kern w:val="0"/>
                  <w:sz w:val="18"/>
                  <w:szCs w:val="18"/>
                </w:rPr>
                <w:t>厂家编码表</w:t>
              </w:r>
            </w:ins>
            <w:del w:id="279" w:author="tangjinkun" w:date="2022-12-27T09:18:00Z">
              <w:r w:rsidDel="00824D1A">
                <w:rPr>
                  <w:color w:val="000000"/>
                  <w:kern w:val="0"/>
                  <w:sz w:val="18"/>
                  <w:szCs w:val="18"/>
                </w:rPr>
                <w:delText>本规范附录</w:delText>
              </w:r>
              <w:r w:rsidDel="00824D1A">
                <w:rPr>
                  <w:color w:val="000000"/>
                  <w:kern w:val="0"/>
                  <w:sz w:val="18"/>
                  <w:szCs w:val="18"/>
                </w:rPr>
                <w:delText>A.2</w:delText>
              </w:r>
              <w:r w:rsidDel="00824D1A">
                <w:rPr>
                  <w:color w:val="000000"/>
                  <w:kern w:val="0"/>
                  <w:sz w:val="18"/>
                  <w:szCs w:val="18"/>
                </w:rPr>
                <w:delText>中厂商名称和编码</w:delText>
              </w:r>
            </w:del>
            <w:r>
              <w:rPr>
                <w:color w:val="000000"/>
                <w:kern w:val="0"/>
                <w:sz w:val="18"/>
                <w:szCs w:val="18"/>
              </w:rPr>
              <w:t>。</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短整型</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95"/>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sz w:val="18"/>
                <w:szCs w:val="18"/>
              </w:rPr>
            </w:pPr>
            <w:r>
              <w:rPr>
                <w:color w:val="000000"/>
                <w:sz w:val="18"/>
                <w:szCs w:val="18"/>
              </w:rPr>
              <w:t>txMode</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发送和接收模式</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取值：</w:t>
            </w:r>
            <w:r>
              <w:rPr>
                <w:color w:val="000000"/>
                <w:sz w:val="18"/>
                <w:szCs w:val="18"/>
              </w:rPr>
              <w:t>1T1R(</w:t>
            </w:r>
            <w:r>
              <w:rPr>
                <w:color w:val="000000"/>
                <w:sz w:val="18"/>
                <w:szCs w:val="18"/>
              </w:rPr>
              <w:t>一发一收</w:t>
            </w:r>
            <w:r>
              <w:rPr>
                <w:color w:val="000000"/>
                <w:sz w:val="18"/>
                <w:szCs w:val="18"/>
              </w:rPr>
              <w:t>)</w:t>
            </w:r>
            <w:r>
              <w:rPr>
                <w:color w:val="000000"/>
                <w:sz w:val="18"/>
                <w:szCs w:val="18"/>
              </w:rPr>
              <w:t>；</w:t>
            </w:r>
            <w:r>
              <w:rPr>
                <w:color w:val="000000"/>
                <w:sz w:val="18"/>
                <w:szCs w:val="18"/>
              </w:rPr>
              <w:t>1T2R(</w:t>
            </w:r>
            <w:r>
              <w:rPr>
                <w:color w:val="000000"/>
                <w:sz w:val="18"/>
                <w:szCs w:val="18"/>
              </w:rPr>
              <w:t>一发两收</w:t>
            </w:r>
            <w:r>
              <w:rPr>
                <w:color w:val="000000"/>
                <w:sz w:val="18"/>
                <w:szCs w:val="18"/>
              </w:rPr>
              <w:t>)</w:t>
            </w:r>
            <w:r>
              <w:rPr>
                <w:color w:val="000000"/>
                <w:sz w:val="18"/>
                <w:szCs w:val="18"/>
              </w:rPr>
              <w:t>；</w:t>
            </w:r>
            <w:r>
              <w:rPr>
                <w:color w:val="000000"/>
                <w:sz w:val="18"/>
                <w:szCs w:val="18"/>
              </w:rPr>
              <w:t>2T2R(</w:t>
            </w:r>
            <w:r>
              <w:rPr>
                <w:color w:val="000000"/>
                <w:sz w:val="18"/>
                <w:szCs w:val="18"/>
              </w:rPr>
              <w:t>两发两收</w:t>
            </w:r>
            <w:r>
              <w:rPr>
                <w:color w:val="000000"/>
                <w:sz w:val="18"/>
                <w:szCs w:val="18"/>
              </w:rPr>
              <w:t>)</w:t>
            </w:r>
            <w:r>
              <w:rPr>
                <w:color w:val="000000"/>
                <w:sz w:val="18"/>
                <w:szCs w:val="18"/>
              </w:rPr>
              <w:t>；</w:t>
            </w:r>
            <w:r>
              <w:rPr>
                <w:color w:val="000000"/>
                <w:sz w:val="18"/>
                <w:szCs w:val="18"/>
              </w:rPr>
              <w:t>2T4R(</w:t>
            </w:r>
            <w:r>
              <w:rPr>
                <w:color w:val="000000"/>
                <w:sz w:val="18"/>
                <w:szCs w:val="18"/>
              </w:rPr>
              <w:t>两发四收</w:t>
            </w:r>
            <w:r>
              <w:rPr>
                <w:color w:val="000000"/>
                <w:sz w:val="18"/>
                <w:szCs w:val="18"/>
              </w:rPr>
              <w:t>)</w:t>
            </w:r>
            <w:r>
              <w:rPr>
                <w:color w:val="000000"/>
                <w:sz w:val="18"/>
                <w:szCs w:val="18"/>
              </w:rPr>
              <w:t>；</w:t>
            </w:r>
            <w:r>
              <w:rPr>
                <w:color w:val="000000"/>
                <w:sz w:val="18"/>
                <w:szCs w:val="18"/>
              </w:rPr>
              <w:t>4T4R(</w:t>
            </w:r>
            <w:r>
              <w:rPr>
                <w:color w:val="000000"/>
                <w:sz w:val="18"/>
                <w:szCs w:val="18"/>
              </w:rPr>
              <w:t>四发四收</w:t>
            </w:r>
            <w:r>
              <w:rPr>
                <w:color w:val="000000"/>
                <w:sz w:val="18"/>
                <w:szCs w:val="18"/>
              </w:rPr>
              <w:t>)</w:t>
            </w:r>
            <w:r>
              <w:rPr>
                <w:color w:val="000000"/>
                <w:sz w:val="18"/>
                <w:szCs w:val="18"/>
              </w:rPr>
              <w:t>；</w:t>
            </w:r>
            <w:r>
              <w:rPr>
                <w:color w:val="000000"/>
                <w:sz w:val="18"/>
                <w:szCs w:val="18"/>
              </w:rPr>
              <w:t>8T8R(</w:t>
            </w:r>
            <w:r>
              <w:rPr>
                <w:color w:val="000000"/>
                <w:sz w:val="18"/>
                <w:szCs w:val="18"/>
              </w:rPr>
              <w:t>八发八收</w:t>
            </w:r>
            <w:r>
              <w:rPr>
                <w:color w:val="000000"/>
                <w:sz w:val="18"/>
                <w:szCs w:val="18"/>
              </w:rPr>
              <w:t>)</w:t>
            </w:r>
            <w:r>
              <w:rPr>
                <w:color w:val="000000"/>
                <w:sz w:val="18"/>
                <w:szCs w:val="18"/>
              </w:rPr>
              <w:t>；</w:t>
            </w:r>
            <w:r>
              <w:rPr>
                <w:color w:val="000000"/>
                <w:sz w:val="18"/>
                <w:szCs w:val="18"/>
              </w:rPr>
              <w:t>16T16R(</w:t>
            </w:r>
            <w:r>
              <w:rPr>
                <w:color w:val="000000"/>
                <w:sz w:val="18"/>
                <w:szCs w:val="18"/>
              </w:rPr>
              <w:t>十六发十六收</w:t>
            </w:r>
            <w:r>
              <w:rPr>
                <w:color w:val="000000"/>
                <w:sz w:val="18"/>
                <w:szCs w:val="18"/>
              </w:rPr>
              <w:t>)</w:t>
            </w:r>
            <w:r>
              <w:rPr>
                <w:color w:val="000000"/>
                <w:sz w:val="18"/>
                <w:szCs w:val="18"/>
              </w:rPr>
              <w:t>；</w:t>
            </w:r>
            <w:r>
              <w:rPr>
                <w:color w:val="000000"/>
                <w:sz w:val="18"/>
                <w:szCs w:val="18"/>
              </w:rPr>
              <w:t>32T32R</w:t>
            </w:r>
            <w:r>
              <w:rPr>
                <w:color w:val="000000"/>
                <w:sz w:val="18"/>
                <w:szCs w:val="18"/>
              </w:rPr>
              <w:t>；</w:t>
            </w:r>
            <w:r>
              <w:rPr>
                <w:color w:val="000000"/>
                <w:sz w:val="18"/>
                <w:szCs w:val="18"/>
              </w:rPr>
              <w:t>64T64R</w:t>
            </w:r>
            <w:r>
              <w:rPr>
                <w:color w:val="000000"/>
                <w:sz w:val="18"/>
                <w:szCs w:val="18"/>
              </w:rPr>
              <w:t>。</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枚举</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M</w:t>
            </w:r>
          </w:p>
        </w:tc>
      </w:tr>
      <w:tr w:rsidR="00B53BBB">
        <w:trPr>
          <w:trHeight w:val="450"/>
        </w:trPr>
        <w:tc>
          <w:tcPr>
            <w:tcW w:w="993"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p>
        </w:tc>
        <w:tc>
          <w:tcPr>
            <w:tcW w:w="12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99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82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6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4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80" w:name="_Toc123025239"/>
      <w:r>
        <w:rPr>
          <w:rFonts w:ascii="Times New Roman" w:hint="eastAsia"/>
        </w:rPr>
        <w:t>物理天线</w:t>
      </w:r>
      <w:bookmarkEnd w:id="280"/>
    </w:p>
    <w:tbl>
      <w:tblPr>
        <w:tblW w:w="8931" w:type="dxa"/>
        <w:tblInd w:w="-5" w:type="dxa"/>
        <w:tblLayout w:type="fixed"/>
        <w:tblLook w:val="04A0" w:firstRow="1" w:lastRow="0" w:firstColumn="1" w:lastColumn="0" w:noHBand="0" w:noVBand="1"/>
      </w:tblPr>
      <w:tblGrid>
        <w:gridCol w:w="1276"/>
        <w:gridCol w:w="971"/>
        <w:gridCol w:w="3707"/>
        <w:gridCol w:w="992"/>
        <w:gridCol w:w="709"/>
        <w:gridCol w:w="701"/>
        <w:gridCol w:w="575"/>
      </w:tblGrid>
      <w:tr w:rsidR="00B53BBB">
        <w:trPr>
          <w:trHeight w:val="300"/>
        </w:trPr>
        <w:tc>
          <w:tcPr>
            <w:tcW w:w="1276"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英文名</w:t>
            </w:r>
          </w:p>
        </w:tc>
        <w:tc>
          <w:tcPr>
            <w:tcW w:w="971"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707"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992"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数据</w:t>
            </w:r>
          </w:p>
        </w:tc>
        <w:tc>
          <w:tcPr>
            <w:tcW w:w="709"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701"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采集</w:t>
            </w:r>
          </w:p>
        </w:tc>
        <w:tc>
          <w:tcPr>
            <w:tcW w:w="57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antID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天线</w:t>
            </w:r>
            <w:r>
              <w:rPr>
                <w:color w:val="000000"/>
                <w:kern w:val="0"/>
                <w:sz w:val="18"/>
                <w:szCs w:val="18"/>
              </w:rPr>
              <w:t>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用于唯一标识天线的标识符，编号规则采用天线设备厂家</w:t>
            </w:r>
            <w:r>
              <w:rPr>
                <w:color w:val="000000"/>
                <w:kern w:val="0"/>
                <w:sz w:val="18"/>
                <w:szCs w:val="18"/>
              </w:rPr>
              <w:t>ID</w:t>
            </w:r>
            <w:r>
              <w:rPr>
                <w:rFonts w:hint="eastAsia"/>
                <w:color w:val="000000"/>
                <w:kern w:val="0"/>
                <w:sz w:val="18"/>
                <w:szCs w:val="18"/>
              </w:rPr>
              <w:t>。</w:t>
            </w:r>
            <w:r>
              <w:rPr>
                <w:color w:val="000000"/>
                <w:kern w:val="0"/>
                <w:sz w:val="18"/>
                <w:szCs w:val="18"/>
              </w:rPr>
              <w:t>对于</w:t>
            </w:r>
            <w:r>
              <w:rPr>
                <w:color w:val="000000"/>
                <w:kern w:val="0"/>
                <w:sz w:val="18"/>
                <w:szCs w:val="18"/>
              </w:rPr>
              <w:t>AAU</w:t>
            </w:r>
            <w:r>
              <w:rPr>
                <w:rFonts w:hint="eastAsia"/>
                <w:color w:val="000000"/>
                <w:kern w:val="0"/>
                <w:sz w:val="18"/>
                <w:szCs w:val="18"/>
              </w:rPr>
              <w:t>，</w:t>
            </w:r>
            <w:r>
              <w:rPr>
                <w:color w:val="000000"/>
                <w:kern w:val="0"/>
                <w:sz w:val="18"/>
                <w:szCs w:val="18"/>
              </w:rPr>
              <w:t>则采用设备厂家</w:t>
            </w:r>
            <w:r>
              <w:rPr>
                <w:color w:val="000000"/>
                <w:kern w:val="0"/>
                <w:sz w:val="18"/>
                <w:szCs w:val="18"/>
              </w:rPr>
              <w:t>AAU ID</w:t>
            </w:r>
            <w:r>
              <w:rPr>
                <w:color w:val="000000"/>
                <w:kern w:val="0"/>
                <w:sz w:val="18"/>
                <w:szCs w:val="18"/>
              </w:rPr>
              <w:t>。</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kern w:val="0"/>
                <w:sz w:val="18"/>
                <w:szCs w:val="18"/>
              </w:rPr>
            </w:pPr>
            <w:r>
              <w:rPr>
                <w:rFonts w:hint="eastAsia"/>
                <w:sz w:val="18"/>
                <w:szCs w:val="18"/>
              </w:rPr>
              <w:t>承建方</w:t>
            </w:r>
            <w:r>
              <w:rPr>
                <w:sz w:val="18"/>
                <w:szCs w:val="18"/>
              </w:rPr>
              <w:t>PLMN</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antName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天线名称</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天线名称</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p>
        </w:tc>
      </w:tr>
      <w:tr w:rsidR="00B53BBB">
        <w:trPr>
          <w:trHeight w:val="300"/>
        </w:trPr>
        <w:tc>
          <w:tcPr>
            <w:tcW w:w="12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longitude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经度</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设备所在经度，要求精确到小数点后</w:t>
            </w:r>
            <w:r>
              <w:rPr>
                <w:rFonts w:hint="eastAsia"/>
                <w:sz w:val="18"/>
                <w:szCs w:val="18"/>
              </w:rPr>
              <w:t>六</w:t>
            </w:r>
            <w:r>
              <w:rPr>
                <w:color w:val="000000"/>
                <w:kern w:val="0"/>
                <w:sz w:val="18"/>
                <w:szCs w:val="18"/>
              </w:rPr>
              <w:t>位及以上，最长不超过八位；</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实型</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度</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jc w:val="left"/>
              <w:rPr>
                <w:color w:val="000000"/>
                <w:kern w:val="0"/>
                <w:sz w:val="18"/>
                <w:szCs w:val="18"/>
              </w:rPr>
            </w:pPr>
            <w:r>
              <w:rPr>
                <w:color w:val="000000"/>
                <w:kern w:val="0"/>
                <w:sz w:val="18"/>
                <w:szCs w:val="18"/>
              </w:rPr>
              <w:t>latitude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纬度</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设备所在纬度，要求精确到小数点后</w:t>
            </w:r>
            <w:r>
              <w:rPr>
                <w:rFonts w:hint="eastAsia"/>
                <w:sz w:val="18"/>
                <w:szCs w:val="18"/>
              </w:rPr>
              <w:t>六</w:t>
            </w:r>
            <w:r>
              <w:rPr>
                <w:color w:val="000000"/>
                <w:kern w:val="0"/>
                <w:sz w:val="18"/>
                <w:szCs w:val="18"/>
              </w:rPr>
              <w:t>位及以上，最长不超过八位；</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实型</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度</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altitude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海拔高度</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所在位置的地面的海拨高度</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短整型</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米</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w:t>
            </w:r>
            <w:r>
              <w:rPr>
                <w:color w:val="000000"/>
                <w:kern w:val="0"/>
                <w:sz w:val="18"/>
                <w:szCs w:val="18"/>
              </w:rPr>
              <w:lastRenderedPageBreak/>
              <w:t>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lastRenderedPageBreak/>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antMachangle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机械倾角</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机械倾角</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实型</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度</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antMachangle</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antAzimuth</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天线方向角</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天线方向角</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实型</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度</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antAzimuth</w:t>
            </w:r>
          </w:p>
        </w:tc>
      </w:tr>
      <w:tr w:rsidR="00B53BBB">
        <w:trPr>
          <w:trHeight w:val="300"/>
        </w:trPr>
        <w:tc>
          <w:tcPr>
            <w:tcW w:w="12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vendorId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天线厂家</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字符，最多</w:t>
            </w:r>
            <w:r>
              <w:rPr>
                <w:color w:val="000000"/>
                <w:kern w:val="0"/>
                <w:sz w:val="18"/>
                <w:szCs w:val="18"/>
              </w:rPr>
              <w:t>25</w:t>
            </w:r>
            <w:r>
              <w:rPr>
                <w:color w:val="000000"/>
                <w:kern w:val="0"/>
                <w:sz w:val="18"/>
                <w:szCs w:val="18"/>
              </w:rPr>
              <w:t>个中文。</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equipModel</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设备型号</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设备型号</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sequenceAnt</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天线序列号</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天线序列号</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sequenceRAE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工参模块序列号</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工参模块序列号</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字符串</w:t>
            </w:r>
          </w:p>
        </w:tc>
        <w:tc>
          <w:tcPr>
            <w:tcW w:w="70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无</w:t>
            </w:r>
          </w:p>
        </w:tc>
        <w:tc>
          <w:tcPr>
            <w:tcW w:w="701"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M</w:t>
            </w:r>
          </w:p>
        </w:tc>
      </w:tr>
      <w:tr w:rsidR="00B53BBB">
        <w:trPr>
          <w:trHeight w:val="405"/>
        </w:trPr>
        <w:tc>
          <w:tcPr>
            <w:tcW w:w="12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p>
        </w:tc>
        <w:tc>
          <w:tcPr>
            <w:tcW w:w="97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70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99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709"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70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81" w:name="_Toc123025240"/>
      <w:r>
        <w:rPr>
          <w:rFonts w:ascii="Times New Roman" w:hint="eastAsia"/>
        </w:rPr>
        <w:t>电调天线模块</w:t>
      </w:r>
      <w:bookmarkEnd w:id="281"/>
    </w:p>
    <w:tbl>
      <w:tblPr>
        <w:tblW w:w="8931" w:type="dxa"/>
        <w:tblInd w:w="-5" w:type="dxa"/>
        <w:tblLayout w:type="fixed"/>
        <w:tblLook w:val="04A0" w:firstRow="1" w:lastRow="0" w:firstColumn="1" w:lastColumn="0" w:noHBand="0" w:noVBand="1"/>
      </w:tblPr>
      <w:tblGrid>
        <w:gridCol w:w="1276"/>
        <w:gridCol w:w="971"/>
        <w:gridCol w:w="3707"/>
        <w:gridCol w:w="992"/>
        <w:gridCol w:w="776"/>
        <w:gridCol w:w="634"/>
        <w:gridCol w:w="575"/>
      </w:tblGrid>
      <w:tr w:rsidR="00B53BBB">
        <w:trPr>
          <w:trHeight w:val="300"/>
        </w:trPr>
        <w:tc>
          <w:tcPr>
            <w:tcW w:w="1276"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英文名</w:t>
            </w:r>
          </w:p>
        </w:tc>
        <w:tc>
          <w:tcPr>
            <w:tcW w:w="971"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属性名称</w:t>
            </w:r>
          </w:p>
        </w:tc>
        <w:tc>
          <w:tcPr>
            <w:tcW w:w="3707"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解释及触发点</w:t>
            </w:r>
          </w:p>
        </w:tc>
        <w:tc>
          <w:tcPr>
            <w:tcW w:w="992"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数据</w:t>
            </w:r>
          </w:p>
        </w:tc>
        <w:tc>
          <w:tcPr>
            <w:tcW w:w="776"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单位</w:t>
            </w:r>
          </w:p>
        </w:tc>
        <w:tc>
          <w:tcPr>
            <w:tcW w:w="634"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采集</w:t>
            </w:r>
          </w:p>
        </w:tc>
        <w:tc>
          <w:tcPr>
            <w:tcW w:w="57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jc w:val="left"/>
              <w:rPr>
                <w:b/>
                <w:bCs/>
                <w:color w:val="000000"/>
                <w:kern w:val="0"/>
                <w:sz w:val="18"/>
                <w:szCs w:val="18"/>
              </w:rPr>
            </w:pPr>
            <w:r>
              <w:rPr>
                <w:b/>
                <w:bCs/>
                <w:color w:val="000000"/>
                <w:kern w:val="0"/>
                <w:sz w:val="18"/>
                <w:szCs w:val="18"/>
              </w:rPr>
              <w:t>限定</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rcu</w:t>
            </w:r>
            <w:r>
              <w:rPr>
                <w:color w:val="000000"/>
                <w:kern w:val="0"/>
                <w:sz w:val="18"/>
                <w:szCs w:val="18"/>
              </w:rPr>
              <w:t>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电调天线模块</w:t>
            </w:r>
            <w:r>
              <w:rPr>
                <w:rFonts w:hint="eastAsia"/>
                <w:color w:val="000000"/>
                <w:kern w:val="0"/>
                <w:sz w:val="18"/>
                <w:szCs w:val="18"/>
              </w:rPr>
              <w:t>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用于唯一标识电调天线模块的标识符。</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color w:val="000000"/>
                <w:kern w:val="0"/>
                <w:sz w:val="18"/>
                <w:szCs w:val="18"/>
              </w:rPr>
              <w:t>所属</w:t>
            </w:r>
            <w:r>
              <w:rPr>
                <w:color w:val="000000"/>
                <w:kern w:val="0"/>
                <w:sz w:val="18"/>
                <w:szCs w:val="18"/>
              </w:rPr>
              <w:t>gNB 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PLMN</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sz w:val="18"/>
                <w:szCs w:val="18"/>
              </w:rPr>
              <w:t>承建方</w:t>
            </w:r>
            <w:r>
              <w:rPr>
                <w:sz w:val="18"/>
                <w:szCs w:val="18"/>
              </w:rPr>
              <w:t>PLMN</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cellDUId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所属的</w:t>
            </w:r>
            <w:r>
              <w:rPr>
                <w:rFonts w:hint="eastAsia"/>
                <w:color w:val="000000"/>
                <w:kern w:val="0"/>
                <w:sz w:val="18"/>
                <w:szCs w:val="18"/>
              </w:rPr>
              <w:t>CELL DU 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唯一标识</w:t>
            </w:r>
            <w:r>
              <w:rPr>
                <w:rFonts w:hint="eastAsia"/>
                <w:color w:val="000000"/>
                <w:kern w:val="0"/>
                <w:sz w:val="18"/>
                <w:szCs w:val="18"/>
              </w:rPr>
              <w:t>Cell DU</w:t>
            </w:r>
            <w:r>
              <w:rPr>
                <w:rFonts w:hint="eastAsia"/>
                <w:color w:val="000000"/>
                <w:kern w:val="0"/>
                <w:sz w:val="18"/>
                <w:szCs w:val="18"/>
              </w:rPr>
              <w:t>的标识符，采用本地小区标识，即</w:t>
            </w:r>
            <w:r>
              <w:rPr>
                <w:rFonts w:hint="eastAsia"/>
                <w:color w:val="000000"/>
                <w:kern w:val="0"/>
                <w:sz w:val="18"/>
                <w:szCs w:val="18"/>
              </w:rPr>
              <w:t>Local Cell ID</w:t>
            </w:r>
            <w:r>
              <w:rPr>
                <w:rFonts w:hint="eastAsia"/>
                <w:color w:val="000000"/>
                <w:kern w:val="0"/>
                <w:sz w:val="18"/>
                <w:szCs w:val="18"/>
              </w:rPr>
              <w:t>，为十进制整数。</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705"/>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ant</w:t>
            </w:r>
            <w:r>
              <w:rPr>
                <w:color w:val="000000"/>
                <w:kern w:val="0"/>
                <w:sz w:val="18"/>
                <w:szCs w:val="18"/>
              </w:rPr>
              <w:t>I</w:t>
            </w:r>
            <w:r>
              <w:rPr>
                <w:rFonts w:hint="eastAsia"/>
                <w:color w:val="000000"/>
                <w:kern w:val="0"/>
                <w:sz w:val="18"/>
                <w:szCs w:val="18"/>
              </w:rPr>
              <w:t>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rFonts w:hint="eastAsia"/>
                <w:color w:val="000000"/>
                <w:kern w:val="0"/>
                <w:sz w:val="18"/>
                <w:szCs w:val="18"/>
              </w:rPr>
              <w:t>天线</w:t>
            </w:r>
            <w:r>
              <w:rPr>
                <w:color w:val="000000"/>
                <w:kern w:val="0"/>
                <w:sz w:val="18"/>
                <w:szCs w:val="18"/>
              </w:rPr>
              <w:t xml:space="preserve"> 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所属物理天线的唯一标识</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aisgRruID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连接</w:t>
            </w:r>
            <w:r>
              <w:rPr>
                <w:rFonts w:hint="eastAsia"/>
                <w:color w:val="000000"/>
                <w:kern w:val="0"/>
                <w:sz w:val="18"/>
                <w:szCs w:val="18"/>
              </w:rPr>
              <w:t>AISG</w:t>
            </w:r>
            <w:r>
              <w:rPr>
                <w:rFonts w:hint="eastAsia"/>
                <w:color w:val="000000"/>
                <w:kern w:val="0"/>
                <w:sz w:val="18"/>
                <w:szCs w:val="18"/>
              </w:rPr>
              <w:t>线的</w:t>
            </w:r>
            <w:r>
              <w:rPr>
                <w:rFonts w:hint="eastAsia"/>
                <w:color w:val="000000"/>
                <w:kern w:val="0"/>
                <w:sz w:val="18"/>
                <w:szCs w:val="18"/>
              </w:rPr>
              <w:t>RRU</w:t>
            </w:r>
            <w:r>
              <w:rPr>
                <w:rFonts w:hint="eastAsia"/>
                <w:color w:val="000000"/>
                <w:kern w:val="0"/>
                <w:sz w:val="18"/>
                <w:szCs w:val="18"/>
              </w:rPr>
              <w:t>标识</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用于远程调控天线电子下倾的</w:t>
            </w:r>
            <w:r>
              <w:rPr>
                <w:rFonts w:hint="eastAsia"/>
                <w:color w:val="000000"/>
                <w:kern w:val="0"/>
                <w:sz w:val="18"/>
                <w:szCs w:val="18"/>
              </w:rPr>
              <w:t>RRU ID</w:t>
            </w:r>
            <w:r>
              <w:rPr>
                <w:rFonts w:hint="eastAsia"/>
                <w:color w:val="000000"/>
                <w:kern w:val="0"/>
                <w:sz w:val="18"/>
                <w:szCs w:val="18"/>
              </w:rPr>
              <w:t>。</w:t>
            </w:r>
          </w:p>
          <w:p w:rsidR="00B53BBB" w:rsidRDefault="00776686">
            <w:pPr>
              <w:widowControl/>
              <w:rPr>
                <w:color w:val="000000"/>
                <w:kern w:val="0"/>
                <w:sz w:val="18"/>
                <w:szCs w:val="18"/>
              </w:rPr>
            </w:pPr>
            <w:r>
              <w:rPr>
                <w:rFonts w:hint="eastAsia"/>
                <w:color w:val="000000"/>
                <w:kern w:val="0"/>
                <w:sz w:val="18"/>
                <w:szCs w:val="18"/>
              </w:rPr>
              <w:t>用于唯一标识</w:t>
            </w:r>
            <w:r>
              <w:rPr>
                <w:rFonts w:hint="eastAsia"/>
                <w:color w:val="000000"/>
                <w:kern w:val="0"/>
                <w:sz w:val="18"/>
                <w:szCs w:val="18"/>
              </w:rPr>
              <w:t>RRU</w:t>
            </w:r>
            <w:r>
              <w:rPr>
                <w:rFonts w:hint="eastAsia"/>
                <w:color w:val="000000"/>
                <w:kern w:val="0"/>
                <w:sz w:val="18"/>
                <w:szCs w:val="18"/>
              </w:rPr>
              <w:t>的标识符，编号规则采用</w:t>
            </w:r>
            <w:r>
              <w:rPr>
                <w:rFonts w:hint="eastAsia"/>
                <w:color w:val="000000"/>
                <w:kern w:val="0"/>
                <w:sz w:val="18"/>
                <w:szCs w:val="18"/>
              </w:rPr>
              <w:t xml:space="preserve"> gNB ID</w:t>
            </w:r>
            <w:r>
              <w:rPr>
                <w:rFonts w:hint="eastAsia"/>
                <w:color w:val="000000"/>
                <w:kern w:val="0"/>
                <w:sz w:val="18"/>
                <w:szCs w:val="18"/>
              </w:rPr>
              <w:t>，</w:t>
            </w:r>
            <w:r>
              <w:rPr>
                <w:rFonts w:hint="eastAsia"/>
                <w:color w:val="000000"/>
                <w:kern w:val="0"/>
                <w:sz w:val="18"/>
                <w:szCs w:val="18"/>
              </w:rPr>
              <w:t>DU ID</w:t>
            </w:r>
            <w:r>
              <w:rPr>
                <w:rFonts w:hint="eastAsia"/>
                <w:color w:val="000000"/>
                <w:kern w:val="0"/>
                <w:sz w:val="18"/>
                <w:szCs w:val="18"/>
              </w:rPr>
              <w:t>和</w:t>
            </w:r>
            <w:r>
              <w:rPr>
                <w:rFonts w:hint="eastAsia"/>
                <w:color w:val="000000"/>
                <w:kern w:val="0"/>
                <w:sz w:val="18"/>
                <w:szCs w:val="18"/>
              </w:rPr>
              <w:t>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（一般为</w:t>
            </w:r>
            <w:r>
              <w:rPr>
                <w:rFonts w:hint="eastAsia"/>
                <w:color w:val="000000"/>
                <w:kern w:val="0"/>
                <w:sz w:val="18"/>
                <w:szCs w:val="18"/>
              </w:rPr>
              <w:t>1,2,3</w:t>
            </w:r>
            <w:r>
              <w:rPr>
                <w:rFonts w:hint="eastAsia"/>
                <w:color w:val="000000"/>
                <w:kern w:val="0"/>
                <w:sz w:val="18"/>
                <w:szCs w:val="18"/>
              </w:rPr>
              <w:t>…序号的形式）三者的组合，即采用“</w:t>
            </w:r>
            <w:r>
              <w:rPr>
                <w:rFonts w:hint="eastAsia"/>
                <w:color w:val="000000"/>
                <w:kern w:val="0"/>
                <w:sz w:val="18"/>
                <w:szCs w:val="18"/>
              </w:rPr>
              <w:t>gNB ID_DU Id_RRU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”的形式。</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rruID</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RRU ID</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RCU</w:t>
            </w:r>
            <w:r>
              <w:rPr>
                <w:rFonts w:hint="eastAsia"/>
                <w:color w:val="000000"/>
                <w:kern w:val="0"/>
                <w:sz w:val="18"/>
                <w:szCs w:val="18"/>
              </w:rPr>
              <w:t>对应的馈线连接的</w:t>
            </w:r>
            <w:r>
              <w:rPr>
                <w:rFonts w:hint="eastAsia"/>
                <w:color w:val="000000"/>
                <w:kern w:val="0"/>
                <w:sz w:val="18"/>
                <w:szCs w:val="18"/>
              </w:rPr>
              <w:t>RRU ID</w:t>
            </w:r>
            <w:r>
              <w:rPr>
                <w:rFonts w:hint="eastAsia"/>
                <w:color w:val="000000"/>
                <w:kern w:val="0"/>
                <w:sz w:val="18"/>
                <w:szCs w:val="18"/>
              </w:rPr>
              <w:t>值。</w:t>
            </w:r>
          </w:p>
          <w:p w:rsidR="00B53BBB" w:rsidRDefault="00776686">
            <w:pPr>
              <w:widowControl/>
              <w:rPr>
                <w:color w:val="000000"/>
                <w:kern w:val="0"/>
                <w:sz w:val="18"/>
                <w:szCs w:val="18"/>
              </w:rPr>
            </w:pPr>
            <w:r>
              <w:rPr>
                <w:rFonts w:hint="eastAsia"/>
                <w:color w:val="000000"/>
                <w:kern w:val="0"/>
                <w:sz w:val="18"/>
                <w:szCs w:val="18"/>
              </w:rPr>
              <w:t>用于唯一标识</w:t>
            </w:r>
            <w:r>
              <w:rPr>
                <w:rFonts w:hint="eastAsia"/>
                <w:color w:val="000000"/>
                <w:kern w:val="0"/>
                <w:sz w:val="18"/>
                <w:szCs w:val="18"/>
              </w:rPr>
              <w:t>RRU</w:t>
            </w:r>
            <w:r>
              <w:rPr>
                <w:rFonts w:hint="eastAsia"/>
                <w:color w:val="000000"/>
                <w:kern w:val="0"/>
                <w:sz w:val="18"/>
                <w:szCs w:val="18"/>
              </w:rPr>
              <w:t>的标识符，编号规则采用</w:t>
            </w:r>
            <w:r>
              <w:rPr>
                <w:rFonts w:hint="eastAsia"/>
                <w:color w:val="000000"/>
                <w:kern w:val="0"/>
                <w:sz w:val="18"/>
                <w:szCs w:val="18"/>
              </w:rPr>
              <w:t xml:space="preserve"> gNB ID</w:t>
            </w:r>
            <w:r>
              <w:rPr>
                <w:rFonts w:hint="eastAsia"/>
                <w:color w:val="000000"/>
                <w:kern w:val="0"/>
                <w:sz w:val="18"/>
                <w:szCs w:val="18"/>
              </w:rPr>
              <w:t>，</w:t>
            </w:r>
            <w:r>
              <w:rPr>
                <w:rFonts w:hint="eastAsia"/>
                <w:color w:val="000000"/>
                <w:kern w:val="0"/>
                <w:sz w:val="18"/>
                <w:szCs w:val="18"/>
              </w:rPr>
              <w:t>DU ID</w:t>
            </w:r>
            <w:r>
              <w:rPr>
                <w:rFonts w:hint="eastAsia"/>
                <w:color w:val="000000"/>
                <w:kern w:val="0"/>
                <w:sz w:val="18"/>
                <w:szCs w:val="18"/>
              </w:rPr>
              <w:t>和</w:t>
            </w:r>
            <w:r>
              <w:rPr>
                <w:rFonts w:hint="eastAsia"/>
                <w:color w:val="000000"/>
                <w:kern w:val="0"/>
                <w:sz w:val="18"/>
                <w:szCs w:val="18"/>
              </w:rPr>
              <w:t>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（一般</w:t>
            </w:r>
            <w:r>
              <w:rPr>
                <w:rFonts w:hint="eastAsia"/>
                <w:color w:val="000000"/>
                <w:kern w:val="0"/>
                <w:sz w:val="18"/>
                <w:szCs w:val="18"/>
              </w:rPr>
              <w:lastRenderedPageBreak/>
              <w:t>为</w:t>
            </w:r>
            <w:r>
              <w:rPr>
                <w:rFonts w:hint="eastAsia"/>
                <w:color w:val="000000"/>
                <w:kern w:val="0"/>
                <w:sz w:val="18"/>
                <w:szCs w:val="18"/>
              </w:rPr>
              <w:t>1,2,3</w:t>
            </w:r>
            <w:r>
              <w:rPr>
                <w:rFonts w:hint="eastAsia"/>
                <w:color w:val="000000"/>
                <w:kern w:val="0"/>
                <w:sz w:val="18"/>
                <w:szCs w:val="18"/>
              </w:rPr>
              <w:t>…序号的形式）三者的组合，即采用“</w:t>
            </w:r>
            <w:r>
              <w:rPr>
                <w:rFonts w:hint="eastAsia"/>
                <w:color w:val="000000"/>
                <w:kern w:val="0"/>
                <w:sz w:val="18"/>
                <w:szCs w:val="18"/>
              </w:rPr>
              <w:t>gNB ID_DU Id_RRU</w:t>
            </w:r>
            <w:r>
              <w:rPr>
                <w:rFonts w:hint="eastAsia"/>
                <w:color w:val="000000"/>
                <w:kern w:val="0"/>
                <w:sz w:val="18"/>
                <w:szCs w:val="18"/>
              </w:rPr>
              <w:t>设备厂家</w:t>
            </w:r>
            <w:r>
              <w:rPr>
                <w:rFonts w:hint="eastAsia"/>
                <w:color w:val="000000"/>
                <w:kern w:val="0"/>
                <w:sz w:val="18"/>
                <w:szCs w:val="18"/>
              </w:rPr>
              <w:t>ID</w:t>
            </w:r>
            <w:r>
              <w:rPr>
                <w:rFonts w:hint="eastAsia"/>
                <w:color w:val="000000"/>
                <w:kern w:val="0"/>
                <w:sz w:val="18"/>
                <w:szCs w:val="18"/>
              </w:rPr>
              <w:t>”的形式。</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lastRenderedPageBreak/>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lastRenderedPageBreak/>
              <w:t>rcu</w:t>
            </w:r>
            <w:r>
              <w:rPr>
                <w:color w:val="000000"/>
                <w:kern w:val="0"/>
                <w:sz w:val="18"/>
                <w:szCs w:val="18"/>
              </w:rPr>
              <w:t>Name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电调天线模块</w:t>
            </w:r>
            <w:r>
              <w:rPr>
                <w:color w:val="000000"/>
                <w:kern w:val="0"/>
                <w:sz w:val="18"/>
                <w:szCs w:val="18"/>
              </w:rPr>
              <w:t>名称</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电调天线模块</w:t>
            </w:r>
            <w:r>
              <w:rPr>
                <w:color w:val="000000"/>
                <w:kern w:val="0"/>
                <w:sz w:val="18"/>
                <w:szCs w:val="18"/>
              </w:rPr>
              <w:t>名称</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O</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rcuModel</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天线型号</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 xml:space="preserve">RCU </w:t>
            </w:r>
            <w:r>
              <w:rPr>
                <w:rFonts w:hint="eastAsia"/>
                <w:color w:val="000000"/>
                <w:kern w:val="0"/>
                <w:sz w:val="18"/>
                <w:szCs w:val="18"/>
              </w:rPr>
              <w:t>对应的天线型号</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sequence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RCU</w:t>
            </w:r>
            <w:r>
              <w:rPr>
                <w:rFonts w:hint="eastAsia"/>
                <w:color w:val="000000"/>
                <w:kern w:val="0"/>
                <w:sz w:val="18"/>
                <w:szCs w:val="18"/>
              </w:rPr>
              <w:t>序列号</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RCU</w:t>
            </w:r>
            <w:r>
              <w:rPr>
                <w:rFonts w:hint="eastAsia"/>
                <w:color w:val="000000"/>
                <w:kern w:val="0"/>
                <w:sz w:val="18"/>
                <w:szCs w:val="18"/>
              </w:rPr>
              <w:t>对应的设备序列号</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frequency</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工作频段</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RCU</w:t>
            </w:r>
            <w:r>
              <w:rPr>
                <w:rFonts w:hint="eastAsia"/>
                <w:color w:val="000000"/>
                <w:kern w:val="0"/>
                <w:sz w:val="18"/>
                <w:szCs w:val="18"/>
              </w:rPr>
              <w:t>对应的工作频段（如果</w:t>
            </w:r>
            <w:r>
              <w:rPr>
                <w:rFonts w:hint="eastAsia"/>
                <w:color w:val="000000"/>
                <w:kern w:val="0"/>
                <w:sz w:val="18"/>
                <w:szCs w:val="18"/>
              </w:rPr>
              <w:t>RCU</w:t>
            </w:r>
            <w:r>
              <w:rPr>
                <w:rFonts w:hint="eastAsia"/>
                <w:color w:val="000000"/>
                <w:kern w:val="0"/>
                <w:sz w:val="18"/>
                <w:szCs w:val="18"/>
              </w:rPr>
              <w:t>支持多个频段，上报使用的工作频段）</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无</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beamWidth</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波束宽度</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RCU</w:t>
            </w:r>
            <w:r>
              <w:rPr>
                <w:rFonts w:hint="eastAsia"/>
                <w:color w:val="000000"/>
                <w:kern w:val="0"/>
                <w:sz w:val="18"/>
                <w:szCs w:val="18"/>
              </w:rPr>
              <w:t>对应的波束宽度（如果</w:t>
            </w:r>
            <w:r>
              <w:rPr>
                <w:rFonts w:hint="eastAsia"/>
                <w:color w:val="000000"/>
                <w:kern w:val="0"/>
                <w:sz w:val="18"/>
                <w:szCs w:val="18"/>
              </w:rPr>
              <w:t>RCU</w:t>
            </w:r>
            <w:r>
              <w:rPr>
                <w:rFonts w:hint="eastAsia"/>
                <w:color w:val="000000"/>
                <w:kern w:val="0"/>
                <w:sz w:val="18"/>
                <w:szCs w:val="18"/>
              </w:rPr>
              <w:t>支持多个频段，上报使用工作频段的波束宽度）</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度</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M</w:t>
            </w:r>
          </w:p>
        </w:tc>
      </w:tr>
      <w:tr w:rsidR="00B53BBB">
        <w:trPr>
          <w:trHeight w:val="300"/>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gain</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天线增益</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RCU</w:t>
            </w:r>
            <w:r>
              <w:rPr>
                <w:rFonts w:hint="eastAsia"/>
                <w:color w:val="000000"/>
                <w:kern w:val="0"/>
                <w:sz w:val="18"/>
                <w:szCs w:val="18"/>
              </w:rPr>
              <w:t>对应的天线增益如果</w:t>
            </w:r>
            <w:r>
              <w:rPr>
                <w:rFonts w:hint="eastAsia"/>
                <w:color w:val="000000"/>
                <w:kern w:val="0"/>
                <w:sz w:val="18"/>
                <w:szCs w:val="18"/>
              </w:rPr>
              <w:t>RCU</w:t>
            </w:r>
            <w:r>
              <w:rPr>
                <w:rFonts w:hint="eastAsia"/>
                <w:color w:val="000000"/>
                <w:kern w:val="0"/>
                <w:sz w:val="18"/>
                <w:szCs w:val="18"/>
              </w:rPr>
              <w:t>支持多个频段，上报使用工作频段的天线增益）</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dB</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rFonts w:hint="eastAsia"/>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B53BBB">
            <w:pPr>
              <w:widowControl/>
              <w:rPr>
                <w:color w:val="000000"/>
                <w:kern w:val="0"/>
                <w:sz w:val="18"/>
                <w:szCs w:val="18"/>
              </w:rPr>
            </w:pP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retTiltValue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RET</w:t>
            </w:r>
            <w:r>
              <w:rPr>
                <w:color w:val="000000"/>
                <w:kern w:val="0"/>
                <w:sz w:val="18"/>
                <w:szCs w:val="18"/>
              </w:rPr>
              <w:t>俯仰角值</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给出通过电子手段（通过</w:t>
            </w:r>
            <w:r>
              <w:rPr>
                <w:color w:val="000000"/>
                <w:kern w:val="0"/>
                <w:sz w:val="18"/>
                <w:szCs w:val="18"/>
              </w:rPr>
              <w:t>RET</w:t>
            </w:r>
            <w:r>
              <w:rPr>
                <w:color w:val="000000"/>
                <w:kern w:val="0"/>
                <w:sz w:val="18"/>
                <w:szCs w:val="18"/>
              </w:rPr>
              <w:t>）调整后的天线的俯仰角值（</w:t>
            </w:r>
            <w:r>
              <w:rPr>
                <w:color w:val="000000"/>
                <w:kern w:val="0"/>
                <w:sz w:val="18"/>
                <w:szCs w:val="18"/>
              </w:rPr>
              <w:t>0</w:t>
            </w:r>
            <w:r>
              <w:rPr>
                <w:color w:val="000000"/>
                <w:kern w:val="0"/>
                <w:sz w:val="18"/>
                <w:szCs w:val="18"/>
              </w:rPr>
              <w:t>～</w:t>
            </w:r>
            <w:r>
              <w:rPr>
                <w:color w:val="000000"/>
                <w:kern w:val="0"/>
                <w:sz w:val="18"/>
                <w:szCs w:val="18"/>
              </w:rPr>
              <w:t>3600</w:t>
            </w:r>
            <w:r>
              <w:rPr>
                <w:color w:val="000000"/>
                <w:kern w:val="0"/>
                <w:sz w:val="18"/>
                <w:szCs w:val="18"/>
              </w:rPr>
              <w:t>）</w:t>
            </w:r>
            <w:r>
              <w:rPr>
                <w:color w:val="000000"/>
                <w:kern w:val="0"/>
                <w:sz w:val="18"/>
                <w:szCs w:val="18"/>
              </w:rPr>
              <w:br/>
            </w:r>
            <w:r>
              <w:rPr>
                <w:color w:val="000000"/>
                <w:kern w:val="0"/>
                <w:sz w:val="18"/>
                <w:szCs w:val="18"/>
              </w:rPr>
              <w:t>（参见</w:t>
            </w:r>
            <w:r>
              <w:rPr>
                <w:color w:val="000000"/>
                <w:kern w:val="0"/>
                <w:sz w:val="18"/>
                <w:szCs w:val="18"/>
              </w:rPr>
              <w:t>RET TR.25.802</w:t>
            </w:r>
            <w:r>
              <w:rPr>
                <w:color w:val="000000"/>
                <w:kern w:val="0"/>
                <w:sz w:val="18"/>
                <w:szCs w:val="18"/>
              </w:rPr>
              <w:t>第</w:t>
            </w:r>
            <w:r>
              <w:rPr>
                <w:color w:val="000000"/>
                <w:kern w:val="0"/>
                <w:sz w:val="18"/>
                <w:szCs w:val="18"/>
              </w:rPr>
              <w:t>7.7.5.11</w:t>
            </w:r>
            <w:r>
              <w:rPr>
                <w:color w:val="000000"/>
                <w:kern w:val="0"/>
                <w:sz w:val="18"/>
                <w:szCs w:val="18"/>
              </w:rPr>
              <w:t>节）。为运维人员指示天线的当前设置情况，是</w:t>
            </w:r>
            <w:r>
              <w:rPr>
                <w:color w:val="000000"/>
                <w:kern w:val="0"/>
                <w:sz w:val="18"/>
                <w:szCs w:val="18"/>
              </w:rPr>
              <w:t>RET</w:t>
            </w:r>
            <w:r>
              <w:rPr>
                <w:color w:val="000000"/>
                <w:kern w:val="0"/>
                <w:sz w:val="18"/>
                <w:szCs w:val="18"/>
              </w:rPr>
              <w:t>的核心特征。</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0.1</w:t>
            </w:r>
            <w:r>
              <w:rPr>
                <w:color w:val="000000"/>
                <w:kern w:val="0"/>
                <w:sz w:val="18"/>
                <w:szCs w:val="18"/>
              </w:rPr>
              <w:t>度</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仅适用于支持电调的天线</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maxTiltValue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最大俯仰角值</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RET</w:t>
            </w:r>
            <w:r>
              <w:rPr>
                <w:color w:val="000000"/>
                <w:kern w:val="0"/>
                <w:sz w:val="18"/>
                <w:szCs w:val="18"/>
              </w:rPr>
              <w:t>系统能够支持的最大俯仰角值（</w:t>
            </w:r>
            <w:r>
              <w:rPr>
                <w:color w:val="000000"/>
                <w:kern w:val="0"/>
                <w:sz w:val="18"/>
                <w:szCs w:val="18"/>
              </w:rPr>
              <w:t>0</w:t>
            </w:r>
            <w:r>
              <w:rPr>
                <w:color w:val="000000"/>
                <w:kern w:val="0"/>
                <w:sz w:val="18"/>
                <w:szCs w:val="18"/>
              </w:rPr>
              <w:t>～</w:t>
            </w:r>
            <w:r>
              <w:rPr>
                <w:color w:val="000000"/>
                <w:kern w:val="0"/>
                <w:sz w:val="18"/>
                <w:szCs w:val="18"/>
              </w:rPr>
              <w:t>3600</w:t>
            </w:r>
            <w:r>
              <w:rPr>
                <w:color w:val="000000"/>
                <w:kern w:val="0"/>
                <w:sz w:val="18"/>
                <w:szCs w:val="18"/>
              </w:rPr>
              <w:t>）（参见</w:t>
            </w:r>
            <w:r>
              <w:rPr>
                <w:color w:val="000000"/>
                <w:kern w:val="0"/>
                <w:sz w:val="18"/>
                <w:szCs w:val="18"/>
              </w:rPr>
              <w:t>RET TR.25.802</w:t>
            </w:r>
            <w:r>
              <w:rPr>
                <w:color w:val="000000"/>
                <w:kern w:val="0"/>
                <w:sz w:val="18"/>
                <w:szCs w:val="18"/>
              </w:rPr>
              <w:t>第</w:t>
            </w:r>
            <w:r>
              <w:rPr>
                <w:color w:val="000000"/>
                <w:kern w:val="0"/>
                <w:sz w:val="18"/>
                <w:szCs w:val="18"/>
              </w:rPr>
              <w:t>7.7.5.11</w:t>
            </w:r>
            <w:r>
              <w:rPr>
                <w:color w:val="000000"/>
                <w:kern w:val="0"/>
                <w:sz w:val="18"/>
                <w:szCs w:val="18"/>
              </w:rPr>
              <w:t>节）。该参数有利于防止操作人员输入任何不现实的</w:t>
            </w:r>
            <w:r>
              <w:rPr>
                <w:color w:val="000000"/>
                <w:kern w:val="0"/>
                <w:sz w:val="18"/>
                <w:szCs w:val="18"/>
              </w:rPr>
              <w:t>RET</w:t>
            </w:r>
            <w:r>
              <w:rPr>
                <w:color w:val="000000"/>
                <w:kern w:val="0"/>
                <w:sz w:val="18"/>
                <w:szCs w:val="18"/>
              </w:rPr>
              <w:t>俯仰角值（</w:t>
            </w:r>
            <w:r>
              <w:rPr>
                <w:color w:val="000000"/>
                <w:kern w:val="0"/>
                <w:sz w:val="18"/>
                <w:szCs w:val="18"/>
              </w:rPr>
              <w:t>retTiltValue</w:t>
            </w:r>
            <w:r>
              <w:rPr>
                <w:color w:val="000000"/>
                <w:kern w:val="0"/>
                <w:sz w:val="18"/>
                <w:szCs w:val="18"/>
              </w:rPr>
              <w:t>），因此能够防止</w:t>
            </w:r>
            <w:r>
              <w:rPr>
                <w:color w:val="000000"/>
                <w:kern w:val="0"/>
                <w:sz w:val="18"/>
                <w:szCs w:val="18"/>
              </w:rPr>
              <w:t>RET</w:t>
            </w:r>
            <w:r>
              <w:rPr>
                <w:color w:val="000000"/>
                <w:kern w:val="0"/>
                <w:sz w:val="18"/>
                <w:szCs w:val="18"/>
              </w:rPr>
              <w:t>单元上的电动机受损（阻塞或燃烧）。</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0.1</w:t>
            </w:r>
            <w:r>
              <w:rPr>
                <w:color w:val="000000"/>
                <w:kern w:val="0"/>
                <w:sz w:val="18"/>
                <w:szCs w:val="18"/>
              </w:rPr>
              <w:t>度</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仅适用于支持电调的天线</w:t>
            </w:r>
          </w:p>
        </w:tc>
      </w:tr>
      <w:tr w:rsidR="00B53BBB">
        <w:trPr>
          <w:trHeight w:val="342"/>
        </w:trPr>
        <w:tc>
          <w:tcPr>
            <w:tcW w:w="127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minTiltValue</w:t>
            </w:r>
          </w:p>
        </w:tc>
        <w:tc>
          <w:tcPr>
            <w:tcW w:w="971"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最小俯仰角值</w:t>
            </w:r>
          </w:p>
        </w:tc>
        <w:tc>
          <w:tcPr>
            <w:tcW w:w="37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RET</w:t>
            </w:r>
            <w:r>
              <w:rPr>
                <w:color w:val="000000"/>
                <w:kern w:val="0"/>
                <w:sz w:val="18"/>
                <w:szCs w:val="18"/>
              </w:rPr>
              <w:t>系统能够支持的最小俯仰角值（</w:t>
            </w:r>
            <w:r>
              <w:rPr>
                <w:color w:val="000000"/>
                <w:kern w:val="0"/>
                <w:sz w:val="18"/>
                <w:szCs w:val="18"/>
              </w:rPr>
              <w:t>0</w:t>
            </w:r>
            <w:r>
              <w:rPr>
                <w:color w:val="000000"/>
                <w:kern w:val="0"/>
                <w:sz w:val="18"/>
                <w:szCs w:val="18"/>
              </w:rPr>
              <w:t>～</w:t>
            </w:r>
            <w:r>
              <w:rPr>
                <w:color w:val="000000"/>
                <w:kern w:val="0"/>
                <w:sz w:val="18"/>
                <w:szCs w:val="18"/>
              </w:rPr>
              <w:t>3600,</w:t>
            </w:r>
            <w:r>
              <w:rPr>
                <w:color w:val="000000"/>
                <w:kern w:val="0"/>
                <w:sz w:val="18"/>
                <w:szCs w:val="18"/>
              </w:rPr>
              <w:t>见</w:t>
            </w:r>
            <w:r>
              <w:rPr>
                <w:color w:val="000000"/>
                <w:kern w:val="0"/>
                <w:sz w:val="18"/>
                <w:szCs w:val="18"/>
              </w:rPr>
              <w:t>RET TR.25.802</w:t>
            </w:r>
            <w:r>
              <w:rPr>
                <w:color w:val="000000"/>
                <w:kern w:val="0"/>
                <w:sz w:val="18"/>
                <w:szCs w:val="18"/>
              </w:rPr>
              <w:t>第</w:t>
            </w:r>
            <w:r>
              <w:rPr>
                <w:color w:val="000000"/>
                <w:kern w:val="0"/>
                <w:sz w:val="18"/>
                <w:szCs w:val="18"/>
              </w:rPr>
              <w:t>7.7.5.11</w:t>
            </w:r>
            <w:r>
              <w:rPr>
                <w:color w:val="000000"/>
                <w:kern w:val="0"/>
                <w:sz w:val="18"/>
                <w:szCs w:val="18"/>
              </w:rPr>
              <w:t>节）。该参数有利于防止操作人员输入任何不现实的</w:t>
            </w:r>
            <w:r>
              <w:rPr>
                <w:color w:val="000000"/>
                <w:kern w:val="0"/>
                <w:sz w:val="18"/>
                <w:szCs w:val="18"/>
              </w:rPr>
              <w:t>RET</w:t>
            </w:r>
            <w:r>
              <w:rPr>
                <w:color w:val="000000"/>
                <w:kern w:val="0"/>
                <w:sz w:val="18"/>
                <w:szCs w:val="18"/>
              </w:rPr>
              <w:t>俯仰角值（</w:t>
            </w:r>
            <w:r>
              <w:rPr>
                <w:color w:val="000000"/>
                <w:kern w:val="0"/>
                <w:sz w:val="18"/>
                <w:szCs w:val="18"/>
              </w:rPr>
              <w:t>retTiltValue</w:t>
            </w:r>
            <w:r>
              <w:rPr>
                <w:color w:val="000000"/>
                <w:kern w:val="0"/>
                <w:sz w:val="18"/>
                <w:szCs w:val="18"/>
              </w:rPr>
              <w:t>），因此能够防止</w:t>
            </w:r>
            <w:r>
              <w:rPr>
                <w:color w:val="000000"/>
                <w:kern w:val="0"/>
                <w:sz w:val="18"/>
                <w:szCs w:val="18"/>
              </w:rPr>
              <w:t>RET</w:t>
            </w:r>
            <w:r>
              <w:rPr>
                <w:color w:val="000000"/>
                <w:kern w:val="0"/>
                <w:sz w:val="18"/>
                <w:szCs w:val="18"/>
              </w:rPr>
              <w:t>单元上的电动机受损（阻塞或燃烧）。</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rFonts w:hint="eastAsia"/>
                <w:color w:val="000000"/>
                <w:kern w:val="0"/>
                <w:sz w:val="18"/>
                <w:szCs w:val="18"/>
              </w:rPr>
              <w:t>整型</w:t>
            </w:r>
          </w:p>
        </w:tc>
        <w:tc>
          <w:tcPr>
            <w:tcW w:w="776"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0.1</w:t>
            </w:r>
            <w:r>
              <w:rPr>
                <w:color w:val="000000"/>
                <w:kern w:val="0"/>
                <w:sz w:val="18"/>
                <w:szCs w:val="18"/>
              </w:rPr>
              <w:t>度</w:t>
            </w:r>
          </w:p>
        </w:tc>
        <w:tc>
          <w:tcPr>
            <w:tcW w:w="6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仅适用于支持电调</w:t>
            </w:r>
            <w:r>
              <w:rPr>
                <w:color w:val="000000"/>
                <w:kern w:val="0"/>
                <w:sz w:val="18"/>
                <w:szCs w:val="18"/>
              </w:rPr>
              <w:lastRenderedPageBreak/>
              <w:t>的天线</w:t>
            </w:r>
          </w:p>
        </w:tc>
      </w:tr>
      <w:tr w:rsidR="00B53BBB">
        <w:trPr>
          <w:trHeight w:val="405"/>
        </w:trPr>
        <w:tc>
          <w:tcPr>
            <w:tcW w:w="1276" w:type="dxa"/>
            <w:tcBorders>
              <w:top w:val="nil"/>
              <w:left w:val="single" w:sz="4" w:space="0" w:color="auto"/>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lastRenderedPageBreak/>
              <w:t>dn</w:t>
            </w:r>
          </w:p>
        </w:tc>
        <w:tc>
          <w:tcPr>
            <w:tcW w:w="971"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DN</w:t>
            </w:r>
            <w:r>
              <w:rPr>
                <w:color w:val="000000"/>
                <w:kern w:val="0"/>
                <w:sz w:val="18"/>
                <w:szCs w:val="18"/>
              </w:rPr>
              <w:t>号</w:t>
            </w:r>
          </w:p>
        </w:tc>
        <w:tc>
          <w:tcPr>
            <w:tcW w:w="3707"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992"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字符串</w:t>
            </w:r>
          </w:p>
        </w:tc>
        <w:tc>
          <w:tcPr>
            <w:tcW w:w="776"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无</w:t>
            </w:r>
          </w:p>
        </w:tc>
        <w:tc>
          <w:tcPr>
            <w:tcW w:w="634"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自动采集</w:t>
            </w:r>
          </w:p>
        </w:tc>
        <w:tc>
          <w:tcPr>
            <w:tcW w:w="575" w:type="dxa"/>
            <w:tcBorders>
              <w:top w:val="nil"/>
              <w:left w:val="nil"/>
              <w:bottom w:val="single" w:sz="4" w:space="0" w:color="auto"/>
              <w:right w:val="single" w:sz="4" w:space="0" w:color="auto"/>
            </w:tcBorders>
            <w:shd w:val="clear" w:color="000000" w:fill="FFFFFF"/>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pPr>
    </w:p>
    <w:p w:rsidR="00B53BBB" w:rsidRDefault="00776686">
      <w:pPr>
        <w:pStyle w:val="af5"/>
      </w:pPr>
      <w:r>
        <w:rPr>
          <w:rFonts w:hint="eastAsia"/>
        </w:rPr>
        <w:t>备注：1、这里的RCU指的是逻辑RCU，一个逻辑RCU对应一个RET，也就是电调天线模块；</w:t>
      </w:r>
    </w:p>
    <w:p w:rsidR="00B53BBB" w:rsidRDefault="00776686">
      <w:pPr>
        <w:pStyle w:val="af5"/>
      </w:pPr>
      <w:r>
        <w:rPr>
          <w:rFonts w:hint="eastAsia"/>
        </w:rPr>
        <w:t xml:space="preserve">      2、对于RCU对应的馈线未连接RRU的场景，该RCU不上报。</w:t>
      </w:r>
    </w:p>
    <w:p w:rsidR="00B53BBB" w:rsidRDefault="00776686">
      <w:pPr>
        <w:pStyle w:val="a0"/>
        <w:spacing w:before="156" w:after="156"/>
        <w:rPr>
          <w:rFonts w:ascii="Times New Roman"/>
        </w:rPr>
      </w:pPr>
      <w:bookmarkStart w:id="282" w:name="_Toc123025241"/>
      <w:r>
        <w:rPr>
          <w:rFonts w:ascii="Times New Roman"/>
        </w:rPr>
        <w:t>PHUB</w:t>
      </w:r>
      <w:bookmarkEnd w:id="282"/>
    </w:p>
    <w:tbl>
      <w:tblPr>
        <w:tblW w:w="8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992"/>
        <w:gridCol w:w="3871"/>
        <w:gridCol w:w="596"/>
        <w:gridCol w:w="636"/>
        <w:gridCol w:w="1016"/>
        <w:gridCol w:w="572"/>
      </w:tblGrid>
      <w:tr w:rsidR="00B53BBB">
        <w:trPr>
          <w:trHeight w:val="342"/>
        </w:trPr>
        <w:tc>
          <w:tcPr>
            <w:tcW w:w="1276" w:type="dxa"/>
            <w:shd w:val="clear" w:color="000000" w:fill="D9D9D9"/>
            <w:vAlign w:val="center"/>
          </w:tcPr>
          <w:p w:rsidR="00B53BBB" w:rsidRDefault="00776686">
            <w:pPr>
              <w:rPr>
                <w:rFonts w:eastAsiaTheme="minorEastAsia"/>
                <w:b/>
                <w:sz w:val="18"/>
                <w:szCs w:val="18"/>
              </w:rPr>
            </w:pPr>
            <w:r>
              <w:rPr>
                <w:rFonts w:eastAsiaTheme="minorEastAsia"/>
                <w:b/>
                <w:sz w:val="18"/>
                <w:szCs w:val="18"/>
              </w:rPr>
              <w:t>英文名称</w:t>
            </w:r>
          </w:p>
        </w:tc>
        <w:tc>
          <w:tcPr>
            <w:tcW w:w="992" w:type="dxa"/>
            <w:shd w:val="clear" w:color="000000" w:fill="D9D9D9"/>
            <w:vAlign w:val="center"/>
          </w:tcPr>
          <w:p w:rsidR="00B53BBB" w:rsidRDefault="00776686">
            <w:pPr>
              <w:rPr>
                <w:rFonts w:eastAsiaTheme="minorEastAsia"/>
                <w:b/>
                <w:sz w:val="18"/>
                <w:szCs w:val="18"/>
              </w:rPr>
            </w:pPr>
            <w:r>
              <w:rPr>
                <w:rFonts w:eastAsiaTheme="minorEastAsia"/>
                <w:b/>
                <w:sz w:val="18"/>
                <w:szCs w:val="18"/>
              </w:rPr>
              <w:t>属性名称</w:t>
            </w:r>
          </w:p>
        </w:tc>
        <w:tc>
          <w:tcPr>
            <w:tcW w:w="3871" w:type="dxa"/>
            <w:shd w:val="clear" w:color="000000" w:fill="D9D9D9"/>
            <w:vAlign w:val="center"/>
          </w:tcPr>
          <w:p w:rsidR="00B53BBB" w:rsidRDefault="00776686">
            <w:pPr>
              <w:rPr>
                <w:rFonts w:eastAsiaTheme="minorEastAsia"/>
                <w:b/>
                <w:sz w:val="18"/>
                <w:szCs w:val="18"/>
              </w:rPr>
            </w:pPr>
            <w:r>
              <w:rPr>
                <w:rFonts w:eastAsiaTheme="minorEastAsia"/>
                <w:b/>
                <w:sz w:val="18"/>
                <w:szCs w:val="18"/>
              </w:rPr>
              <w:t>解释及触发点</w:t>
            </w:r>
          </w:p>
        </w:tc>
        <w:tc>
          <w:tcPr>
            <w:tcW w:w="596" w:type="dxa"/>
            <w:shd w:val="clear" w:color="000000" w:fill="D9D9D9"/>
            <w:vAlign w:val="center"/>
          </w:tcPr>
          <w:p w:rsidR="00B53BBB" w:rsidRDefault="00776686">
            <w:pPr>
              <w:rPr>
                <w:rFonts w:eastAsiaTheme="minorEastAsia"/>
                <w:b/>
                <w:sz w:val="18"/>
                <w:szCs w:val="18"/>
              </w:rPr>
            </w:pPr>
            <w:r>
              <w:rPr>
                <w:rFonts w:eastAsiaTheme="minorEastAsia"/>
                <w:b/>
                <w:sz w:val="18"/>
                <w:szCs w:val="18"/>
              </w:rPr>
              <w:t>数据类型</w:t>
            </w:r>
          </w:p>
        </w:tc>
        <w:tc>
          <w:tcPr>
            <w:tcW w:w="636" w:type="dxa"/>
            <w:shd w:val="clear" w:color="000000" w:fill="D9D9D9"/>
            <w:vAlign w:val="center"/>
          </w:tcPr>
          <w:p w:rsidR="00B53BBB" w:rsidRDefault="00776686">
            <w:pPr>
              <w:rPr>
                <w:rFonts w:eastAsiaTheme="minorEastAsia"/>
                <w:b/>
                <w:sz w:val="18"/>
                <w:szCs w:val="18"/>
              </w:rPr>
            </w:pPr>
            <w:r>
              <w:rPr>
                <w:rFonts w:eastAsiaTheme="minorEastAsia"/>
                <w:b/>
                <w:sz w:val="18"/>
                <w:szCs w:val="18"/>
              </w:rPr>
              <w:t>单位</w:t>
            </w:r>
          </w:p>
        </w:tc>
        <w:tc>
          <w:tcPr>
            <w:tcW w:w="1016" w:type="dxa"/>
            <w:shd w:val="clear" w:color="000000" w:fill="D9D9D9"/>
            <w:vAlign w:val="center"/>
          </w:tcPr>
          <w:p w:rsidR="00B53BBB" w:rsidRDefault="00776686">
            <w:pPr>
              <w:rPr>
                <w:rFonts w:eastAsiaTheme="minorEastAsia"/>
                <w:b/>
                <w:sz w:val="18"/>
                <w:szCs w:val="18"/>
              </w:rPr>
            </w:pPr>
            <w:r>
              <w:rPr>
                <w:rFonts w:eastAsiaTheme="minorEastAsia"/>
                <w:b/>
                <w:sz w:val="18"/>
                <w:szCs w:val="18"/>
              </w:rPr>
              <w:t>采集方式</w:t>
            </w:r>
          </w:p>
        </w:tc>
        <w:tc>
          <w:tcPr>
            <w:tcW w:w="572" w:type="dxa"/>
            <w:shd w:val="clear" w:color="000000" w:fill="D9D9D9"/>
            <w:vAlign w:val="center"/>
          </w:tcPr>
          <w:p w:rsidR="00B53BBB" w:rsidRDefault="00776686">
            <w:pPr>
              <w:rPr>
                <w:rFonts w:eastAsiaTheme="minorEastAsia"/>
                <w:b/>
                <w:sz w:val="18"/>
                <w:szCs w:val="18"/>
              </w:rPr>
            </w:pPr>
            <w:r>
              <w:rPr>
                <w:rFonts w:eastAsiaTheme="minorEastAsia"/>
                <w:b/>
                <w:sz w:val="18"/>
                <w:szCs w:val="18"/>
              </w:rPr>
              <w:t>限定</w:t>
            </w:r>
          </w:p>
        </w:tc>
      </w:tr>
      <w:tr w:rsidR="00B53BBB">
        <w:trPr>
          <w:trHeight w:val="390"/>
        </w:trPr>
        <w:tc>
          <w:tcPr>
            <w:tcW w:w="1276" w:type="dxa"/>
            <w:shd w:val="clear" w:color="auto" w:fill="auto"/>
            <w:vAlign w:val="center"/>
          </w:tcPr>
          <w:p w:rsidR="00B53BBB" w:rsidRDefault="00776686">
            <w:pPr>
              <w:rPr>
                <w:color w:val="000000"/>
                <w:kern w:val="0"/>
                <w:sz w:val="18"/>
                <w:szCs w:val="18"/>
              </w:rPr>
            </w:pPr>
            <w:r>
              <w:rPr>
                <w:rFonts w:ascii="宋体" w:hAnsi="宋体" w:hint="eastAsia"/>
                <w:color w:val="000000"/>
                <w:sz w:val="18"/>
                <w:szCs w:val="18"/>
              </w:rPr>
              <w:t>PHUB_id</w:t>
            </w:r>
          </w:p>
        </w:tc>
        <w:tc>
          <w:tcPr>
            <w:tcW w:w="992" w:type="dxa"/>
            <w:shd w:val="clear" w:color="auto" w:fill="auto"/>
            <w:vAlign w:val="center"/>
          </w:tcPr>
          <w:p w:rsidR="00B53BBB" w:rsidRDefault="00776686">
            <w:pPr>
              <w:rPr>
                <w:color w:val="000000"/>
                <w:kern w:val="0"/>
                <w:sz w:val="18"/>
                <w:szCs w:val="18"/>
              </w:rPr>
            </w:pPr>
            <w:r>
              <w:rPr>
                <w:rFonts w:ascii="宋体" w:hAnsi="宋体" w:hint="eastAsia"/>
                <w:color w:val="000000"/>
                <w:sz w:val="18"/>
                <w:szCs w:val="18"/>
              </w:rPr>
              <w:t>PHUB的ID</w:t>
            </w:r>
          </w:p>
        </w:tc>
        <w:tc>
          <w:tcPr>
            <w:tcW w:w="3871" w:type="dxa"/>
            <w:shd w:val="clear" w:color="auto" w:fill="auto"/>
            <w:vAlign w:val="center"/>
          </w:tcPr>
          <w:p w:rsidR="00B53BBB" w:rsidRDefault="00776686">
            <w:pPr>
              <w:rPr>
                <w:color w:val="000000"/>
                <w:kern w:val="0"/>
                <w:sz w:val="18"/>
                <w:szCs w:val="18"/>
              </w:rPr>
            </w:pPr>
            <w:r>
              <w:rPr>
                <w:rFonts w:ascii="宋体" w:hAnsi="宋体" w:hint="eastAsia"/>
                <w:color w:val="000000"/>
                <w:sz w:val="18"/>
                <w:szCs w:val="18"/>
              </w:rPr>
              <w:t>PHUB的ID</w:t>
            </w:r>
          </w:p>
        </w:tc>
        <w:tc>
          <w:tcPr>
            <w:tcW w:w="596" w:type="dxa"/>
            <w:shd w:val="clear" w:color="auto" w:fill="auto"/>
            <w:vAlign w:val="center"/>
          </w:tcPr>
          <w:p w:rsidR="00B53BBB" w:rsidRDefault="00776686">
            <w:pPr>
              <w:rPr>
                <w:color w:val="000000"/>
                <w:kern w:val="0"/>
                <w:sz w:val="18"/>
                <w:szCs w:val="18"/>
              </w:rPr>
            </w:pPr>
            <w:r>
              <w:rPr>
                <w:rFonts w:ascii="宋体" w:hAnsi="宋体" w:hint="eastAsia"/>
                <w:color w:val="000000"/>
                <w:sz w:val="18"/>
                <w:szCs w:val="18"/>
              </w:rPr>
              <w:t>字符串</w:t>
            </w:r>
          </w:p>
        </w:tc>
        <w:tc>
          <w:tcPr>
            <w:tcW w:w="636" w:type="dxa"/>
            <w:shd w:val="clear" w:color="auto" w:fill="auto"/>
            <w:noWrap/>
            <w:vAlign w:val="center"/>
          </w:tcPr>
          <w:p w:rsidR="00B53BBB" w:rsidRDefault="00776686">
            <w:pPr>
              <w:rPr>
                <w:color w:val="000000"/>
                <w:kern w:val="0"/>
                <w:sz w:val="18"/>
                <w:szCs w:val="18"/>
              </w:rPr>
            </w:pPr>
            <w:r>
              <w:rPr>
                <w:sz w:val="18"/>
                <w:szCs w:val="18"/>
              </w:rPr>
              <w:t>无</w:t>
            </w:r>
          </w:p>
        </w:tc>
        <w:tc>
          <w:tcPr>
            <w:tcW w:w="1016" w:type="dxa"/>
            <w:shd w:val="clear" w:color="auto" w:fill="auto"/>
            <w:vAlign w:val="center"/>
          </w:tcPr>
          <w:p w:rsidR="00B53BBB" w:rsidRDefault="00776686">
            <w:pPr>
              <w:rPr>
                <w:color w:val="000000"/>
                <w:kern w:val="0"/>
                <w:sz w:val="18"/>
                <w:szCs w:val="18"/>
              </w:rPr>
            </w:pPr>
            <w:r>
              <w:rPr>
                <w:sz w:val="18"/>
                <w:szCs w:val="18"/>
              </w:rPr>
              <w:t>自动采集</w:t>
            </w:r>
          </w:p>
        </w:tc>
        <w:tc>
          <w:tcPr>
            <w:tcW w:w="572" w:type="dxa"/>
            <w:shd w:val="clear" w:color="auto" w:fill="auto"/>
            <w:vAlign w:val="center"/>
          </w:tcPr>
          <w:p w:rsidR="00B53BBB" w:rsidRDefault="00776686">
            <w:pPr>
              <w:rPr>
                <w:color w:val="000000"/>
                <w:kern w:val="0"/>
                <w:sz w:val="18"/>
                <w:szCs w:val="18"/>
              </w:rPr>
            </w:pPr>
            <w:r>
              <w:rPr>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userlabel</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PHUB名称</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PHUB的名称</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字符串</w:t>
            </w:r>
          </w:p>
        </w:tc>
        <w:tc>
          <w:tcPr>
            <w:tcW w:w="636" w:type="dxa"/>
            <w:shd w:val="clear" w:color="auto" w:fill="auto"/>
            <w:vAlign w:val="center"/>
          </w:tcPr>
          <w:p w:rsidR="00B53BBB" w:rsidRDefault="00776686">
            <w:pPr>
              <w:rPr>
                <w:rFonts w:eastAsiaTheme="minorEastAsia"/>
                <w:sz w:val="18"/>
                <w:szCs w:val="18"/>
              </w:rPr>
            </w:pPr>
            <w:r>
              <w:rPr>
                <w:color w:val="000000"/>
                <w:kern w:val="0"/>
                <w:sz w:val="18"/>
                <w:szCs w:val="18"/>
              </w:rPr>
              <w:t>无</w:t>
            </w:r>
          </w:p>
        </w:tc>
        <w:tc>
          <w:tcPr>
            <w:tcW w:w="1016" w:type="dxa"/>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572" w:type="dxa"/>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276" w:type="dxa"/>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PHUB_vendor_location</w:t>
            </w:r>
          </w:p>
        </w:tc>
        <w:tc>
          <w:tcPr>
            <w:tcW w:w="992" w:type="dxa"/>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PHUB的厂家定位信息</w:t>
            </w:r>
          </w:p>
        </w:tc>
        <w:tc>
          <w:tcPr>
            <w:tcW w:w="3871" w:type="dxa"/>
            <w:shd w:val="clear" w:color="auto" w:fill="auto"/>
            <w:vAlign w:val="center"/>
          </w:tcPr>
          <w:p w:rsidR="00B53BBB" w:rsidRDefault="00776686">
            <w:pPr>
              <w:rPr>
                <w:rFonts w:ascii="宋体" w:hAnsi="宋体"/>
                <w:color w:val="000000"/>
                <w:sz w:val="18"/>
                <w:szCs w:val="18"/>
              </w:rPr>
            </w:pPr>
            <w:r>
              <w:rPr>
                <w:rFonts w:ascii="宋体" w:hAnsi="宋体" w:hint="eastAsia"/>
                <w:color w:val="000000"/>
                <w:sz w:val="18"/>
                <w:szCs w:val="18"/>
              </w:rPr>
              <w:t>PHUB上联光纤所连接的BBU机架,机槽,端口的位置信息,可以用“-”对柜、框、槽按顺序进行分割，唯一标识基站下边的一个PHUB</w:t>
            </w:r>
          </w:p>
        </w:tc>
        <w:tc>
          <w:tcPr>
            <w:tcW w:w="596" w:type="dxa"/>
            <w:shd w:val="clear" w:color="auto" w:fill="auto"/>
            <w:vAlign w:val="center"/>
          </w:tcPr>
          <w:p w:rsidR="00B53BBB" w:rsidRDefault="00776686">
            <w:pPr>
              <w:rPr>
                <w:rFonts w:ascii="宋体" w:hAnsi="宋体"/>
                <w:color w:val="000000"/>
                <w:sz w:val="18"/>
                <w:szCs w:val="18"/>
              </w:rPr>
            </w:pPr>
            <w:r>
              <w:rPr>
                <w:rFonts w:ascii="宋体" w:hAnsi="宋体" w:hint="eastAsia"/>
                <w:sz w:val="18"/>
                <w:szCs w:val="18"/>
              </w:rPr>
              <w:t>字符串</w:t>
            </w:r>
          </w:p>
        </w:tc>
        <w:tc>
          <w:tcPr>
            <w:tcW w:w="636" w:type="dxa"/>
            <w:shd w:val="clear" w:color="auto" w:fill="auto"/>
            <w:vAlign w:val="center"/>
          </w:tcPr>
          <w:p w:rsidR="00B53BBB" w:rsidRDefault="00776686">
            <w:pPr>
              <w:rPr>
                <w:rFonts w:eastAsiaTheme="minorEastAsia"/>
                <w:sz w:val="18"/>
                <w:szCs w:val="18"/>
              </w:rPr>
            </w:pPr>
            <w:r>
              <w:rPr>
                <w:color w:val="000000"/>
                <w:kern w:val="0"/>
                <w:sz w:val="18"/>
                <w:szCs w:val="18"/>
              </w:rPr>
              <w:t>无</w:t>
            </w:r>
          </w:p>
        </w:tc>
        <w:tc>
          <w:tcPr>
            <w:tcW w:w="1016" w:type="dxa"/>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572" w:type="dxa"/>
            <w:shd w:val="clear" w:color="auto" w:fill="auto"/>
            <w:vAlign w:val="center"/>
          </w:tcPr>
          <w:p w:rsidR="00B53BBB" w:rsidRDefault="00776686">
            <w:pPr>
              <w:rPr>
                <w:rFonts w:eastAsiaTheme="minorEastAsia"/>
                <w:sz w:val="18"/>
                <w:szCs w:val="18"/>
              </w:rPr>
            </w:pPr>
            <w:r>
              <w:rPr>
                <w:color w:val="000000"/>
                <w:kern w:val="0"/>
                <w:sz w:val="18"/>
                <w:szCs w:val="18"/>
              </w:rPr>
              <w:t>M</w:t>
            </w:r>
          </w:p>
        </w:tc>
      </w:tr>
      <w:tr w:rsidR="00B53BBB">
        <w:trPr>
          <w:trHeight w:val="342"/>
        </w:trPr>
        <w:tc>
          <w:tcPr>
            <w:tcW w:w="1276" w:type="dxa"/>
            <w:shd w:val="clear" w:color="auto" w:fill="auto"/>
            <w:vAlign w:val="center"/>
          </w:tcPr>
          <w:p w:rsidR="00B53BBB" w:rsidRDefault="00776686">
            <w:pPr>
              <w:rPr>
                <w:rFonts w:ascii="宋体" w:hAnsi="宋体"/>
                <w:color w:val="000000"/>
                <w:sz w:val="18"/>
                <w:szCs w:val="18"/>
              </w:rPr>
            </w:pPr>
            <w:r>
              <w:rPr>
                <w:color w:val="000000"/>
                <w:kern w:val="0"/>
                <w:sz w:val="18"/>
                <w:szCs w:val="18"/>
              </w:rPr>
              <w:t>relatedgNBId</w:t>
            </w:r>
          </w:p>
        </w:tc>
        <w:tc>
          <w:tcPr>
            <w:tcW w:w="992" w:type="dxa"/>
            <w:shd w:val="clear" w:color="auto" w:fill="auto"/>
            <w:vAlign w:val="center"/>
          </w:tcPr>
          <w:p w:rsidR="00B53BBB" w:rsidRDefault="00776686">
            <w:pPr>
              <w:rPr>
                <w:rFonts w:ascii="宋体" w:hAnsi="宋体"/>
                <w:color w:val="000000"/>
                <w:sz w:val="18"/>
                <w:szCs w:val="18"/>
              </w:rPr>
            </w:pPr>
            <w:r>
              <w:rPr>
                <w:color w:val="000000"/>
                <w:kern w:val="0"/>
                <w:sz w:val="18"/>
                <w:szCs w:val="18"/>
              </w:rPr>
              <w:t>所属</w:t>
            </w:r>
            <w:r>
              <w:rPr>
                <w:color w:val="000000"/>
                <w:kern w:val="0"/>
                <w:sz w:val="18"/>
                <w:szCs w:val="18"/>
              </w:rPr>
              <w:t>gNB ID</w:t>
            </w:r>
          </w:p>
        </w:tc>
        <w:tc>
          <w:tcPr>
            <w:tcW w:w="3871" w:type="dxa"/>
            <w:shd w:val="clear" w:color="auto" w:fill="auto"/>
            <w:vAlign w:val="center"/>
          </w:tcPr>
          <w:p w:rsidR="00B53BBB" w:rsidRDefault="00776686">
            <w:pPr>
              <w:rPr>
                <w:rFonts w:ascii="宋体" w:hAnsi="宋体"/>
                <w:color w:val="00000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596" w:type="dxa"/>
            <w:shd w:val="clear" w:color="auto" w:fill="auto"/>
            <w:vAlign w:val="center"/>
          </w:tcPr>
          <w:p w:rsidR="00B53BBB" w:rsidRDefault="00776686">
            <w:pPr>
              <w:rPr>
                <w:rFonts w:ascii="宋体" w:hAnsi="宋体"/>
                <w:color w:val="FF0000"/>
                <w:sz w:val="18"/>
                <w:szCs w:val="18"/>
              </w:rPr>
            </w:pPr>
            <w:r>
              <w:rPr>
                <w:color w:val="000000"/>
                <w:kern w:val="0"/>
                <w:sz w:val="18"/>
                <w:szCs w:val="18"/>
              </w:rPr>
              <w:t>字符串</w:t>
            </w:r>
          </w:p>
        </w:tc>
        <w:tc>
          <w:tcPr>
            <w:tcW w:w="636" w:type="dxa"/>
            <w:shd w:val="clear" w:color="auto" w:fill="auto"/>
            <w:vAlign w:val="center"/>
          </w:tcPr>
          <w:p w:rsidR="00B53BBB" w:rsidRDefault="00776686">
            <w:pPr>
              <w:rPr>
                <w:color w:val="000000"/>
                <w:kern w:val="0"/>
                <w:sz w:val="18"/>
                <w:szCs w:val="18"/>
              </w:rPr>
            </w:pPr>
            <w:r>
              <w:rPr>
                <w:color w:val="000000"/>
                <w:kern w:val="0"/>
                <w:sz w:val="18"/>
                <w:szCs w:val="18"/>
              </w:rPr>
              <w:t>无</w:t>
            </w:r>
          </w:p>
        </w:tc>
        <w:tc>
          <w:tcPr>
            <w:tcW w:w="1016" w:type="dxa"/>
            <w:shd w:val="clear" w:color="auto" w:fill="auto"/>
            <w:vAlign w:val="center"/>
          </w:tcPr>
          <w:p w:rsidR="00B53BBB" w:rsidRDefault="00776686">
            <w:pPr>
              <w:rPr>
                <w:color w:val="000000"/>
                <w:kern w:val="0"/>
                <w:sz w:val="18"/>
                <w:szCs w:val="18"/>
              </w:rPr>
            </w:pPr>
            <w:r>
              <w:rPr>
                <w:color w:val="000000"/>
                <w:kern w:val="0"/>
                <w:sz w:val="18"/>
                <w:szCs w:val="18"/>
              </w:rPr>
              <w:t>自动采集</w:t>
            </w:r>
          </w:p>
        </w:tc>
        <w:tc>
          <w:tcPr>
            <w:tcW w:w="572" w:type="dxa"/>
            <w:shd w:val="clear" w:color="auto" w:fill="auto"/>
            <w:vAlign w:val="center"/>
          </w:tcPr>
          <w:p w:rsidR="00B53BBB" w:rsidRDefault="00776686">
            <w:pPr>
              <w:rPr>
                <w:color w:val="000000"/>
                <w:kern w:val="0"/>
                <w:sz w:val="18"/>
                <w:szCs w:val="18"/>
              </w:rPr>
            </w:pPr>
            <w:r>
              <w:rPr>
                <w:color w:val="000000"/>
                <w:kern w:val="0"/>
                <w:sz w:val="18"/>
                <w:szCs w:val="18"/>
              </w:rPr>
              <w:t>M</w:t>
            </w:r>
          </w:p>
        </w:tc>
      </w:tr>
      <w:tr w:rsidR="00B53BBB">
        <w:trPr>
          <w:trHeight w:val="342"/>
        </w:trPr>
        <w:tc>
          <w:tcPr>
            <w:tcW w:w="1276" w:type="dxa"/>
            <w:shd w:val="clear" w:color="auto" w:fill="auto"/>
            <w:vAlign w:val="center"/>
          </w:tcPr>
          <w:p w:rsidR="00B53BBB" w:rsidRDefault="00776686">
            <w:pPr>
              <w:rPr>
                <w:rFonts w:ascii="宋体" w:hAnsi="宋体"/>
                <w:color w:val="000000"/>
                <w:sz w:val="18"/>
                <w:szCs w:val="18"/>
              </w:rPr>
            </w:pPr>
            <w:r>
              <w:rPr>
                <w:color w:val="000000"/>
                <w:kern w:val="0"/>
                <w:sz w:val="18"/>
                <w:szCs w:val="18"/>
              </w:rPr>
              <w:t>PLMN</w:t>
            </w:r>
          </w:p>
        </w:tc>
        <w:tc>
          <w:tcPr>
            <w:tcW w:w="992" w:type="dxa"/>
            <w:shd w:val="clear" w:color="auto" w:fill="auto"/>
            <w:vAlign w:val="center"/>
          </w:tcPr>
          <w:p w:rsidR="00B53BBB" w:rsidRDefault="00776686">
            <w:pPr>
              <w:rPr>
                <w:rFonts w:ascii="宋体" w:hAnsi="宋体"/>
                <w:color w:val="000000"/>
                <w:sz w:val="18"/>
                <w:szCs w:val="18"/>
              </w:rPr>
            </w:pPr>
            <w:r>
              <w:rPr>
                <w:rFonts w:hint="eastAsia"/>
                <w:sz w:val="18"/>
                <w:szCs w:val="18"/>
              </w:rPr>
              <w:t>承建方</w:t>
            </w:r>
            <w:r>
              <w:rPr>
                <w:sz w:val="18"/>
                <w:szCs w:val="18"/>
              </w:rPr>
              <w:t>PLMN</w:t>
            </w:r>
          </w:p>
        </w:tc>
        <w:tc>
          <w:tcPr>
            <w:tcW w:w="3871" w:type="dxa"/>
            <w:shd w:val="clear" w:color="auto" w:fill="auto"/>
            <w:vAlign w:val="center"/>
          </w:tcPr>
          <w:p w:rsidR="00B53BBB" w:rsidRDefault="00776686">
            <w:pPr>
              <w:rPr>
                <w:rFonts w:ascii="宋体" w:hAnsi="宋体"/>
                <w:color w:val="00000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596" w:type="dxa"/>
            <w:shd w:val="clear" w:color="auto" w:fill="auto"/>
            <w:vAlign w:val="center"/>
          </w:tcPr>
          <w:p w:rsidR="00B53BBB" w:rsidRDefault="00776686">
            <w:pPr>
              <w:rPr>
                <w:rFonts w:ascii="宋体" w:hAnsi="宋体"/>
                <w:color w:val="FF0000"/>
                <w:sz w:val="18"/>
                <w:szCs w:val="18"/>
              </w:rPr>
            </w:pPr>
            <w:r>
              <w:rPr>
                <w:sz w:val="18"/>
                <w:szCs w:val="18"/>
              </w:rPr>
              <w:t xml:space="preserve"> </w:t>
            </w:r>
            <w:r>
              <w:rPr>
                <w:sz w:val="18"/>
                <w:szCs w:val="18"/>
              </w:rPr>
              <w:t>字符串</w:t>
            </w:r>
          </w:p>
        </w:tc>
        <w:tc>
          <w:tcPr>
            <w:tcW w:w="636" w:type="dxa"/>
            <w:shd w:val="clear" w:color="auto" w:fill="auto"/>
            <w:vAlign w:val="center"/>
          </w:tcPr>
          <w:p w:rsidR="00B53BBB" w:rsidRDefault="00776686">
            <w:pPr>
              <w:rPr>
                <w:color w:val="000000"/>
                <w:kern w:val="0"/>
                <w:sz w:val="18"/>
                <w:szCs w:val="18"/>
              </w:rPr>
            </w:pPr>
            <w:r>
              <w:rPr>
                <w:sz w:val="18"/>
                <w:szCs w:val="18"/>
              </w:rPr>
              <w:t>无</w:t>
            </w:r>
          </w:p>
        </w:tc>
        <w:tc>
          <w:tcPr>
            <w:tcW w:w="1016" w:type="dxa"/>
            <w:shd w:val="clear" w:color="auto" w:fill="auto"/>
            <w:vAlign w:val="center"/>
          </w:tcPr>
          <w:p w:rsidR="00B53BBB" w:rsidRDefault="00776686">
            <w:pPr>
              <w:rPr>
                <w:color w:val="000000"/>
                <w:kern w:val="0"/>
                <w:sz w:val="18"/>
                <w:szCs w:val="18"/>
              </w:rPr>
            </w:pPr>
            <w:r>
              <w:rPr>
                <w:sz w:val="18"/>
                <w:szCs w:val="18"/>
              </w:rPr>
              <w:t>自动采集</w:t>
            </w:r>
          </w:p>
        </w:tc>
        <w:tc>
          <w:tcPr>
            <w:tcW w:w="572" w:type="dxa"/>
            <w:shd w:val="clear" w:color="auto" w:fill="auto"/>
            <w:vAlign w:val="center"/>
          </w:tcPr>
          <w:p w:rsidR="00B53BBB" w:rsidRDefault="00776686">
            <w:pPr>
              <w:rPr>
                <w:color w:val="000000"/>
                <w:kern w:val="0"/>
                <w:sz w:val="18"/>
                <w:szCs w:val="18"/>
              </w:rPr>
            </w:pPr>
            <w:r>
              <w:rPr>
                <w:sz w:val="18"/>
                <w:szCs w:val="18"/>
              </w:rPr>
              <w:t>M</w:t>
            </w:r>
          </w:p>
        </w:tc>
      </w:tr>
      <w:tr w:rsidR="00B53BBB">
        <w:trPr>
          <w:trHeight w:val="342"/>
        </w:trPr>
        <w:tc>
          <w:tcPr>
            <w:tcW w:w="1276" w:type="dxa"/>
            <w:shd w:val="clear" w:color="auto" w:fill="auto"/>
            <w:vAlign w:val="center"/>
          </w:tcPr>
          <w:p w:rsidR="00B53BBB" w:rsidRDefault="00776686">
            <w:pPr>
              <w:rPr>
                <w:color w:val="000000"/>
                <w:kern w:val="0"/>
                <w:sz w:val="18"/>
                <w:szCs w:val="18"/>
              </w:rPr>
            </w:pPr>
            <w:r>
              <w:rPr>
                <w:color w:val="000000"/>
                <w:sz w:val="18"/>
                <w:szCs w:val="18"/>
              </w:rPr>
              <w:t>DUId</w:t>
            </w:r>
          </w:p>
        </w:tc>
        <w:tc>
          <w:tcPr>
            <w:tcW w:w="992" w:type="dxa"/>
            <w:shd w:val="clear" w:color="auto" w:fill="auto"/>
            <w:vAlign w:val="center"/>
          </w:tcPr>
          <w:p w:rsidR="00B53BBB" w:rsidRDefault="00776686">
            <w:pPr>
              <w:rPr>
                <w:sz w:val="18"/>
                <w:szCs w:val="18"/>
              </w:rPr>
            </w:pPr>
            <w:r>
              <w:rPr>
                <w:rFonts w:hint="eastAsia"/>
                <w:color w:val="000000"/>
                <w:sz w:val="18"/>
                <w:szCs w:val="18"/>
              </w:rPr>
              <w:t>所属</w:t>
            </w:r>
            <w:r>
              <w:rPr>
                <w:rFonts w:hint="eastAsia"/>
                <w:color w:val="000000"/>
                <w:sz w:val="18"/>
                <w:szCs w:val="18"/>
              </w:rPr>
              <w:t>gNB DU ID</w:t>
            </w:r>
          </w:p>
        </w:tc>
        <w:tc>
          <w:tcPr>
            <w:tcW w:w="3871" w:type="dxa"/>
            <w:shd w:val="clear" w:color="auto" w:fill="auto"/>
            <w:vAlign w:val="center"/>
          </w:tcPr>
          <w:p w:rsidR="00B53BBB" w:rsidRDefault="00776686">
            <w:pPr>
              <w:rPr>
                <w:sz w:val="18"/>
                <w:szCs w:val="18"/>
              </w:rPr>
            </w:pPr>
            <w:r>
              <w:rPr>
                <w:rFonts w:hint="eastAsia"/>
                <w:color w:val="000000"/>
                <w:sz w:val="18"/>
                <w:szCs w:val="18"/>
              </w:rPr>
              <w:t>所属</w:t>
            </w:r>
            <w:r>
              <w:rPr>
                <w:rFonts w:hint="eastAsia"/>
                <w:color w:val="000000"/>
                <w:sz w:val="18"/>
                <w:szCs w:val="18"/>
              </w:rPr>
              <w:t>gNB DU ID</w:t>
            </w:r>
            <w:r>
              <w:rPr>
                <w:rFonts w:hint="eastAsia"/>
                <w:color w:val="000000"/>
                <w:sz w:val="18"/>
                <w:szCs w:val="18"/>
              </w:rPr>
              <w:t>。</w:t>
            </w:r>
          </w:p>
        </w:tc>
        <w:tc>
          <w:tcPr>
            <w:tcW w:w="596" w:type="dxa"/>
            <w:shd w:val="clear" w:color="auto" w:fill="auto"/>
            <w:vAlign w:val="center"/>
          </w:tcPr>
          <w:p w:rsidR="00B53BBB" w:rsidRDefault="00776686">
            <w:pPr>
              <w:rPr>
                <w:sz w:val="18"/>
                <w:szCs w:val="18"/>
              </w:rPr>
            </w:pPr>
            <w:r>
              <w:rPr>
                <w:rFonts w:hint="eastAsia"/>
                <w:color w:val="000000"/>
                <w:sz w:val="18"/>
                <w:szCs w:val="18"/>
              </w:rPr>
              <w:t>字符串</w:t>
            </w:r>
          </w:p>
        </w:tc>
        <w:tc>
          <w:tcPr>
            <w:tcW w:w="636" w:type="dxa"/>
            <w:shd w:val="clear" w:color="auto" w:fill="auto"/>
            <w:vAlign w:val="center"/>
          </w:tcPr>
          <w:p w:rsidR="00B53BBB" w:rsidRDefault="00776686">
            <w:pPr>
              <w:rPr>
                <w:sz w:val="18"/>
                <w:szCs w:val="18"/>
              </w:rPr>
            </w:pPr>
            <w:r>
              <w:rPr>
                <w:rFonts w:hint="eastAsia"/>
                <w:color w:val="000000"/>
                <w:sz w:val="18"/>
                <w:szCs w:val="18"/>
              </w:rPr>
              <w:t>无</w:t>
            </w:r>
          </w:p>
        </w:tc>
        <w:tc>
          <w:tcPr>
            <w:tcW w:w="1016" w:type="dxa"/>
            <w:shd w:val="clear" w:color="auto" w:fill="auto"/>
            <w:vAlign w:val="center"/>
          </w:tcPr>
          <w:p w:rsidR="00B53BBB" w:rsidRDefault="00776686">
            <w:pPr>
              <w:rPr>
                <w:sz w:val="18"/>
                <w:szCs w:val="18"/>
              </w:rPr>
            </w:pPr>
            <w:r>
              <w:rPr>
                <w:rFonts w:hint="eastAsia"/>
                <w:color w:val="000000"/>
                <w:sz w:val="18"/>
                <w:szCs w:val="18"/>
              </w:rPr>
              <w:t>自动采集</w:t>
            </w:r>
          </w:p>
        </w:tc>
        <w:tc>
          <w:tcPr>
            <w:tcW w:w="572" w:type="dxa"/>
            <w:shd w:val="clear" w:color="auto" w:fill="auto"/>
            <w:vAlign w:val="center"/>
          </w:tcPr>
          <w:p w:rsidR="00B53BBB" w:rsidRDefault="00776686">
            <w:pPr>
              <w:rPr>
                <w:sz w:val="18"/>
                <w:szCs w:val="18"/>
              </w:rPr>
            </w:pPr>
            <w:r>
              <w:rPr>
                <w:color w:val="000000"/>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PHUB_model</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PHUB型号</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PHUB设备型号</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字符串</w:t>
            </w:r>
          </w:p>
        </w:tc>
        <w:tc>
          <w:tcPr>
            <w:tcW w:w="636" w:type="dxa"/>
            <w:shd w:val="clear" w:color="auto" w:fill="auto"/>
            <w:vAlign w:val="center"/>
          </w:tcPr>
          <w:p w:rsidR="00B53BBB" w:rsidRDefault="00776686">
            <w:pPr>
              <w:rPr>
                <w:rFonts w:eastAsiaTheme="minorEastAsia"/>
                <w:sz w:val="18"/>
                <w:szCs w:val="18"/>
              </w:rPr>
            </w:pPr>
            <w:r>
              <w:rPr>
                <w:color w:val="000000"/>
                <w:kern w:val="0"/>
                <w:sz w:val="18"/>
                <w:szCs w:val="18"/>
              </w:rPr>
              <w:t>无</w:t>
            </w:r>
          </w:p>
        </w:tc>
        <w:tc>
          <w:tcPr>
            <w:tcW w:w="1016" w:type="dxa"/>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572" w:type="dxa"/>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PHUB_port</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PHUB的端口数</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PHUB的端口数量</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整数</w:t>
            </w:r>
          </w:p>
        </w:tc>
        <w:tc>
          <w:tcPr>
            <w:tcW w:w="636" w:type="dxa"/>
            <w:shd w:val="clear" w:color="auto" w:fill="auto"/>
            <w:vAlign w:val="center"/>
          </w:tcPr>
          <w:p w:rsidR="00B53BBB" w:rsidRDefault="00776686">
            <w:pPr>
              <w:rPr>
                <w:rFonts w:eastAsiaTheme="minorEastAsia"/>
                <w:sz w:val="18"/>
                <w:szCs w:val="18"/>
              </w:rPr>
            </w:pPr>
            <w:r>
              <w:rPr>
                <w:rFonts w:eastAsiaTheme="minorEastAsia" w:hint="eastAsia"/>
                <w:sz w:val="18"/>
                <w:szCs w:val="18"/>
              </w:rPr>
              <w:t>个</w:t>
            </w:r>
          </w:p>
        </w:tc>
        <w:tc>
          <w:tcPr>
            <w:tcW w:w="1016" w:type="dxa"/>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572" w:type="dxa"/>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PHUB_cascadingmode</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PHUB的级联方式</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PHUB的级联方式：0：无；1：环形；2：级联</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整数</w:t>
            </w:r>
          </w:p>
        </w:tc>
        <w:tc>
          <w:tcPr>
            <w:tcW w:w="636" w:type="dxa"/>
            <w:shd w:val="clear" w:color="auto" w:fill="auto"/>
            <w:vAlign w:val="center"/>
          </w:tcPr>
          <w:p w:rsidR="00B53BBB" w:rsidRDefault="00776686">
            <w:pPr>
              <w:rPr>
                <w:rFonts w:eastAsiaTheme="minorEastAsia"/>
                <w:sz w:val="18"/>
                <w:szCs w:val="18"/>
              </w:rPr>
            </w:pPr>
            <w:r>
              <w:rPr>
                <w:rFonts w:eastAsiaTheme="minorEastAsia" w:hint="eastAsia"/>
                <w:sz w:val="18"/>
                <w:szCs w:val="18"/>
              </w:rPr>
              <w:t>无</w:t>
            </w:r>
          </w:p>
        </w:tc>
        <w:tc>
          <w:tcPr>
            <w:tcW w:w="1016" w:type="dxa"/>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572" w:type="dxa"/>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serialid</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PHUB电子序列号</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PHUB设备的电子序列号</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字符串</w:t>
            </w:r>
          </w:p>
        </w:tc>
        <w:tc>
          <w:tcPr>
            <w:tcW w:w="636" w:type="dxa"/>
            <w:shd w:val="clear" w:color="auto" w:fill="auto"/>
            <w:vAlign w:val="center"/>
          </w:tcPr>
          <w:p w:rsidR="00B53BBB" w:rsidRDefault="00776686">
            <w:pPr>
              <w:rPr>
                <w:rFonts w:eastAsiaTheme="minorEastAsia"/>
                <w:sz w:val="18"/>
                <w:szCs w:val="18"/>
              </w:rPr>
            </w:pPr>
            <w:r>
              <w:rPr>
                <w:rFonts w:eastAsiaTheme="minorEastAsia" w:hint="eastAsia"/>
                <w:sz w:val="18"/>
                <w:szCs w:val="18"/>
              </w:rPr>
              <w:t>无</w:t>
            </w:r>
          </w:p>
        </w:tc>
        <w:tc>
          <w:tcPr>
            <w:tcW w:w="1016" w:type="dxa"/>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572" w:type="dxa"/>
            <w:shd w:val="clear" w:color="auto" w:fill="auto"/>
            <w:vAlign w:val="center"/>
          </w:tcPr>
          <w:p w:rsidR="00B53BBB" w:rsidRDefault="00776686">
            <w:pPr>
              <w:rPr>
                <w:rFonts w:eastAsiaTheme="minorEastAsia"/>
                <w:sz w:val="18"/>
                <w:szCs w:val="18"/>
              </w:rPr>
            </w:pPr>
            <w:r>
              <w:rPr>
                <w:color w:val="000000"/>
                <w:kern w:val="0"/>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software_version</w:t>
            </w:r>
          </w:p>
        </w:tc>
        <w:tc>
          <w:tcPr>
            <w:tcW w:w="992"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PHUB软件版本</w:t>
            </w:r>
          </w:p>
        </w:tc>
        <w:tc>
          <w:tcPr>
            <w:tcW w:w="3871"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PHUB设备的软件版本</w:t>
            </w:r>
          </w:p>
        </w:tc>
        <w:tc>
          <w:tcPr>
            <w:tcW w:w="596" w:type="dxa"/>
            <w:shd w:val="clear" w:color="auto" w:fill="auto"/>
            <w:vAlign w:val="center"/>
          </w:tcPr>
          <w:p w:rsidR="00B53BBB" w:rsidRDefault="00776686">
            <w:pPr>
              <w:rPr>
                <w:rFonts w:eastAsiaTheme="minorEastAsia"/>
                <w:sz w:val="18"/>
                <w:szCs w:val="18"/>
              </w:rPr>
            </w:pPr>
            <w:r>
              <w:rPr>
                <w:rFonts w:ascii="宋体" w:hAnsi="宋体" w:hint="eastAsia"/>
                <w:color w:val="000000"/>
                <w:sz w:val="18"/>
                <w:szCs w:val="18"/>
              </w:rPr>
              <w:t>字符串</w:t>
            </w:r>
          </w:p>
        </w:tc>
        <w:tc>
          <w:tcPr>
            <w:tcW w:w="636" w:type="dxa"/>
            <w:shd w:val="clear" w:color="auto" w:fill="auto"/>
            <w:vAlign w:val="center"/>
          </w:tcPr>
          <w:p w:rsidR="00B53BBB" w:rsidRDefault="00776686">
            <w:pPr>
              <w:rPr>
                <w:rFonts w:eastAsiaTheme="minorEastAsia"/>
                <w:sz w:val="18"/>
                <w:szCs w:val="18"/>
              </w:rPr>
            </w:pPr>
            <w:r>
              <w:rPr>
                <w:rFonts w:eastAsiaTheme="minorEastAsia" w:hint="eastAsia"/>
                <w:sz w:val="18"/>
                <w:szCs w:val="18"/>
              </w:rPr>
              <w:t>无</w:t>
            </w:r>
          </w:p>
        </w:tc>
        <w:tc>
          <w:tcPr>
            <w:tcW w:w="1016" w:type="dxa"/>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572" w:type="dxa"/>
            <w:shd w:val="clear" w:color="auto" w:fill="auto"/>
            <w:vAlign w:val="center"/>
          </w:tcPr>
          <w:p w:rsidR="00B53BBB" w:rsidRDefault="00776686">
            <w:pPr>
              <w:rPr>
                <w:rFonts w:eastAsiaTheme="minorEastAsia"/>
                <w:sz w:val="18"/>
                <w:szCs w:val="18"/>
              </w:rPr>
            </w:pPr>
            <w:r>
              <w:rPr>
                <w:color w:val="000000"/>
                <w:kern w:val="0"/>
                <w:sz w:val="18"/>
                <w:szCs w:val="18"/>
              </w:rPr>
              <w:t>M</w:t>
            </w:r>
          </w:p>
        </w:tc>
      </w:tr>
      <w:tr w:rsidR="00B53BBB">
        <w:trPr>
          <w:trHeight w:val="342"/>
        </w:trPr>
        <w:tc>
          <w:tcPr>
            <w:tcW w:w="1276" w:type="dxa"/>
            <w:shd w:val="clear" w:color="auto" w:fill="auto"/>
            <w:vAlign w:val="center"/>
          </w:tcPr>
          <w:p w:rsidR="00B53BBB" w:rsidRDefault="00776686">
            <w:pPr>
              <w:rPr>
                <w:rFonts w:eastAsiaTheme="minorEastAsia"/>
                <w:sz w:val="18"/>
                <w:szCs w:val="18"/>
              </w:rPr>
            </w:pPr>
            <w:r>
              <w:rPr>
                <w:color w:val="000000"/>
                <w:kern w:val="0"/>
                <w:sz w:val="18"/>
                <w:szCs w:val="18"/>
              </w:rPr>
              <w:t>dn</w:t>
            </w:r>
          </w:p>
        </w:tc>
        <w:tc>
          <w:tcPr>
            <w:tcW w:w="992" w:type="dxa"/>
            <w:shd w:val="clear" w:color="auto" w:fill="auto"/>
            <w:vAlign w:val="center"/>
          </w:tcPr>
          <w:p w:rsidR="00B53BBB" w:rsidRDefault="00776686">
            <w:pPr>
              <w:rPr>
                <w:rFonts w:eastAsiaTheme="minorEastAsia"/>
                <w:sz w:val="18"/>
                <w:szCs w:val="18"/>
              </w:rPr>
            </w:pPr>
            <w:r>
              <w:rPr>
                <w:color w:val="000000"/>
                <w:kern w:val="0"/>
                <w:sz w:val="18"/>
                <w:szCs w:val="18"/>
              </w:rPr>
              <w:t>DN</w:t>
            </w:r>
            <w:r>
              <w:rPr>
                <w:color w:val="000000"/>
                <w:kern w:val="0"/>
                <w:sz w:val="18"/>
                <w:szCs w:val="18"/>
              </w:rPr>
              <w:t>号</w:t>
            </w:r>
          </w:p>
        </w:tc>
        <w:tc>
          <w:tcPr>
            <w:tcW w:w="3871" w:type="dxa"/>
            <w:shd w:val="clear" w:color="auto" w:fill="auto"/>
            <w:vAlign w:val="center"/>
          </w:tcPr>
          <w:p w:rsidR="00B53BBB" w:rsidRDefault="00776686">
            <w:pPr>
              <w:rPr>
                <w:rFonts w:eastAsiaTheme="minorEastAsia"/>
                <w:sz w:val="18"/>
                <w:szCs w:val="18"/>
              </w:rPr>
            </w:pPr>
            <w:r>
              <w:rPr>
                <w:color w:val="000000"/>
                <w:kern w:val="0"/>
                <w:sz w:val="18"/>
                <w:szCs w:val="18"/>
              </w:rPr>
              <w:t>此网元对象对应在网管系统中的唯一标识码</w:t>
            </w:r>
            <w:r>
              <w:rPr>
                <w:color w:val="000000"/>
                <w:kern w:val="0"/>
                <w:sz w:val="18"/>
                <w:szCs w:val="18"/>
              </w:rPr>
              <w:t>DN</w:t>
            </w:r>
            <w:r>
              <w:rPr>
                <w:color w:val="000000"/>
                <w:kern w:val="0"/>
                <w:sz w:val="18"/>
                <w:szCs w:val="18"/>
              </w:rPr>
              <w:t>（</w:t>
            </w:r>
            <w:r>
              <w:rPr>
                <w:color w:val="000000"/>
                <w:kern w:val="0"/>
                <w:sz w:val="18"/>
                <w:szCs w:val="18"/>
              </w:rPr>
              <w:t>Distinguished Name</w:t>
            </w:r>
            <w:r>
              <w:rPr>
                <w:color w:val="000000"/>
                <w:kern w:val="0"/>
                <w:sz w:val="18"/>
                <w:szCs w:val="18"/>
              </w:rPr>
              <w:t>），在网管系统生成，但有别于网管编码</w:t>
            </w:r>
          </w:p>
        </w:tc>
        <w:tc>
          <w:tcPr>
            <w:tcW w:w="596" w:type="dxa"/>
            <w:shd w:val="clear" w:color="auto" w:fill="auto"/>
            <w:vAlign w:val="center"/>
          </w:tcPr>
          <w:p w:rsidR="00B53BBB" w:rsidRDefault="00776686">
            <w:pPr>
              <w:rPr>
                <w:rFonts w:eastAsiaTheme="minorEastAsia"/>
                <w:sz w:val="18"/>
                <w:szCs w:val="18"/>
              </w:rPr>
            </w:pPr>
            <w:r>
              <w:rPr>
                <w:color w:val="000000"/>
                <w:kern w:val="0"/>
                <w:sz w:val="18"/>
                <w:szCs w:val="18"/>
              </w:rPr>
              <w:t>字符串</w:t>
            </w:r>
          </w:p>
        </w:tc>
        <w:tc>
          <w:tcPr>
            <w:tcW w:w="636" w:type="dxa"/>
            <w:shd w:val="clear" w:color="auto" w:fill="auto"/>
            <w:vAlign w:val="center"/>
          </w:tcPr>
          <w:p w:rsidR="00B53BBB" w:rsidRDefault="00776686">
            <w:pPr>
              <w:rPr>
                <w:rFonts w:eastAsiaTheme="minorEastAsia"/>
                <w:sz w:val="18"/>
                <w:szCs w:val="18"/>
              </w:rPr>
            </w:pPr>
            <w:r>
              <w:rPr>
                <w:color w:val="000000"/>
                <w:kern w:val="0"/>
                <w:sz w:val="18"/>
                <w:szCs w:val="18"/>
              </w:rPr>
              <w:t>无</w:t>
            </w:r>
          </w:p>
        </w:tc>
        <w:tc>
          <w:tcPr>
            <w:tcW w:w="1016" w:type="dxa"/>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572" w:type="dxa"/>
            <w:shd w:val="clear" w:color="auto" w:fill="auto"/>
            <w:vAlign w:val="center"/>
          </w:tcPr>
          <w:p w:rsidR="00B53BBB" w:rsidRDefault="00776686">
            <w:pPr>
              <w:rPr>
                <w:rFonts w:eastAsiaTheme="minorEastAsia"/>
                <w:sz w:val="18"/>
                <w:szCs w:val="18"/>
              </w:rPr>
            </w:pPr>
            <w:r>
              <w:rPr>
                <w:color w:val="000000"/>
                <w:kern w:val="0"/>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83" w:name="_Toc123025242"/>
      <w:r>
        <w:rPr>
          <w:rFonts w:ascii="Times New Roman"/>
        </w:rPr>
        <w:t>Beam</w:t>
      </w:r>
      <w:bookmarkEnd w:id="283"/>
    </w:p>
    <w:tbl>
      <w:tblPr>
        <w:tblW w:w="8959" w:type="dxa"/>
        <w:tblInd w:w="-5" w:type="dxa"/>
        <w:tblLook w:val="04A0" w:firstRow="1" w:lastRow="0" w:firstColumn="1" w:lastColumn="0" w:noHBand="0" w:noVBand="1"/>
      </w:tblPr>
      <w:tblGrid>
        <w:gridCol w:w="1636"/>
        <w:gridCol w:w="1094"/>
        <w:gridCol w:w="2841"/>
        <w:gridCol w:w="802"/>
        <w:gridCol w:w="1080"/>
        <w:gridCol w:w="753"/>
        <w:gridCol w:w="753"/>
      </w:tblGrid>
      <w:tr w:rsidR="00B53BBB">
        <w:trPr>
          <w:trHeight w:val="342"/>
        </w:trPr>
        <w:tc>
          <w:tcPr>
            <w:tcW w:w="1636"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英文名称</w:t>
            </w:r>
          </w:p>
        </w:tc>
        <w:tc>
          <w:tcPr>
            <w:tcW w:w="109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属性名称</w:t>
            </w:r>
          </w:p>
        </w:tc>
        <w:tc>
          <w:tcPr>
            <w:tcW w:w="2841"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解释及触发点</w:t>
            </w:r>
          </w:p>
        </w:tc>
        <w:tc>
          <w:tcPr>
            <w:tcW w:w="80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数据类型</w:t>
            </w:r>
          </w:p>
        </w:tc>
        <w:tc>
          <w:tcPr>
            <w:tcW w:w="108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单位</w:t>
            </w:r>
          </w:p>
        </w:tc>
        <w:tc>
          <w:tcPr>
            <w:tcW w:w="75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采集方式</w:t>
            </w:r>
          </w:p>
        </w:tc>
        <w:tc>
          <w:tcPr>
            <w:tcW w:w="753"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rPr>
                <w:rFonts w:eastAsiaTheme="minorEastAsia"/>
                <w:b/>
                <w:sz w:val="18"/>
                <w:szCs w:val="18"/>
              </w:rPr>
            </w:pPr>
            <w:r>
              <w:rPr>
                <w:rFonts w:eastAsiaTheme="minorEastAsia"/>
                <w:b/>
                <w:sz w:val="18"/>
                <w:szCs w:val="18"/>
              </w:rPr>
              <w:t>限定</w:t>
            </w:r>
          </w:p>
        </w:tc>
      </w:tr>
      <w:tr w:rsidR="00B53BBB">
        <w:trPr>
          <w:trHeight w:val="330"/>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lastRenderedPageBreak/>
              <w:t>beamId</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波束</w:t>
            </w:r>
            <w:r>
              <w:rPr>
                <w:rFonts w:eastAsiaTheme="minorEastAsia"/>
                <w:sz w:val="18"/>
                <w:szCs w:val="18"/>
              </w:rPr>
              <w:t>ID</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波束对应的</w:t>
            </w:r>
            <w:r>
              <w:rPr>
                <w:rFonts w:eastAsiaTheme="minorEastAsia"/>
                <w:sz w:val="18"/>
                <w:szCs w:val="18"/>
              </w:rPr>
              <w:t xml:space="preserve">SSB </w:t>
            </w:r>
            <w:r>
              <w:rPr>
                <w:rFonts w:eastAsiaTheme="minorEastAsia"/>
                <w:sz w:val="18"/>
                <w:szCs w:val="18"/>
              </w:rPr>
              <w:t>索引</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center"/>
          </w:tcPr>
          <w:p w:rsidR="00B53BBB" w:rsidRDefault="00776686">
            <w:pPr>
              <w:rPr>
                <w:rFonts w:eastAsiaTheme="minorEastAsia"/>
                <w:sz w:val="18"/>
                <w:szCs w:val="18"/>
              </w:rPr>
            </w:pPr>
            <w:r>
              <w:rPr>
                <w:rFonts w:eastAsiaTheme="minorEastAsia"/>
                <w:sz w:val="18"/>
                <w:szCs w:val="18"/>
              </w:rPr>
              <w:t>无</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90"/>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cellDUId</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sz w:val="18"/>
                <w:szCs w:val="18"/>
              </w:rPr>
              <w:t>CELL DU ID</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sz w:val="18"/>
                <w:szCs w:val="18"/>
              </w:rPr>
              <w:t>唯一标识</w:t>
            </w:r>
            <w:r>
              <w:rPr>
                <w:color w:val="000000"/>
                <w:sz w:val="18"/>
                <w:szCs w:val="18"/>
              </w:rPr>
              <w:t>Cell DU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center"/>
          </w:tcPr>
          <w:p w:rsidR="00B53BBB" w:rsidRDefault="00776686">
            <w:pPr>
              <w:rPr>
                <w:rFonts w:eastAsiaTheme="minorEastAsia"/>
                <w:sz w:val="18"/>
                <w:szCs w:val="18"/>
              </w:rPr>
            </w:pPr>
            <w:r>
              <w:rPr>
                <w:color w:val="000000"/>
                <w:kern w:val="0"/>
                <w:sz w:val="18"/>
                <w:szCs w:val="18"/>
              </w:rPr>
              <w:t>无</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M</w:t>
            </w:r>
          </w:p>
        </w:tc>
      </w:tr>
      <w:tr w:rsidR="00B53BBB">
        <w:trPr>
          <w:trHeight w:val="390"/>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relatedgNBId</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所属</w:t>
            </w:r>
            <w:r>
              <w:rPr>
                <w:color w:val="000000"/>
                <w:kern w:val="0"/>
                <w:sz w:val="18"/>
                <w:szCs w:val="18"/>
              </w:rPr>
              <w:t>gNB ID</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color w:val="00000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center"/>
          </w:tcPr>
          <w:p w:rsidR="00B53BBB" w:rsidRDefault="00776686">
            <w:pPr>
              <w:rPr>
                <w:rFonts w:eastAsiaTheme="minorEastAsia"/>
                <w:sz w:val="18"/>
                <w:szCs w:val="18"/>
              </w:rPr>
            </w:pPr>
            <w:r>
              <w:rPr>
                <w:color w:val="000000"/>
                <w:kern w:val="0"/>
                <w:sz w:val="18"/>
                <w:szCs w:val="18"/>
              </w:rPr>
              <w:t>无</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color w:val="000000"/>
                <w:kern w:val="0"/>
                <w:sz w:val="18"/>
                <w:szCs w:val="18"/>
              </w:rPr>
              <w:t>M</w:t>
            </w:r>
          </w:p>
        </w:tc>
      </w:tr>
      <w:tr w:rsidR="00B53BBB">
        <w:trPr>
          <w:trHeight w:val="390"/>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color w:val="000000"/>
                <w:kern w:val="0"/>
                <w:sz w:val="18"/>
                <w:szCs w:val="18"/>
              </w:rPr>
              <w:t>PLMN</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rFonts w:hint="eastAsia"/>
                <w:sz w:val="18"/>
                <w:szCs w:val="18"/>
              </w:rPr>
              <w:t>承建方</w:t>
            </w:r>
            <w:r>
              <w:rPr>
                <w:sz w:val="18"/>
                <w:szCs w:val="18"/>
              </w:rPr>
              <w:t>PLMN</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sz w:val="18"/>
                <w:szCs w:val="18"/>
              </w:rPr>
              <w:t xml:space="preserve"> </w:t>
            </w:r>
            <w:r>
              <w:rPr>
                <w:sz w:val="18"/>
                <w:szCs w:val="18"/>
              </w:rPr>
              <w:t>字符串</w:t>
            </w:r>
          </w:p>
        </w:tc>
        <w:tc>
          <w:tcPr>
            <w:tcW w:w="1080" w:type="dxa"/>
            <w:tcBorders>
              <w:top w:val="nil"/>
              <w:left w:val="nil"/>
              <w:bottom w:val="single" w:sz="4" w:space="0" w:color="auto"/>
              <w:right w:val="single" w:sz="4" w:space="0" w:color="auto"/>
            </w:tcBorders>
            <w:shd w:val="clear" w:color="auto" w:fill="auto"/>
            <w:noWrap/>
            <w:vAlign w:val="center"/>
          </w:tcPr>
          <w:p w:rsidR="00B53BBB" w:rsidRDefault="00776686">
            <w:pPr>
              <w:rPr>
                <w:color w:val="000000"/>
                <w:kern w:val="0"/>
                <w:sz w:val="18"/>
                <w:szCs w:val="18"/>
              </w:rPr>
            </w:pPr>
            <w:r>
              <w:rPr>
                <w:sz w:val="18"/>
                <w:szCs w:val="18"/>
              </w:rPr>
              <w:t>无</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color w:val="000000"/>
                <w:kern w:val="0"/>
                <w:sz w:val="18"/>
                <w:szCs w:val="18"/>
              </w:rPr>
            </w:pPr>
            <w:r>
              <w:rPr>
                <w:sz w:val="18"/>
                <w:szCs w:val="18"/>
              </w:rPr>
              <w:t>M</w:t>
            </w:r>
          </w:p>
        </w:tc>
      </w:tr>
      <w:tr w:rsidR="00B53BBB">
        <w:trPr>
          <w:trHeight w:val="342"/>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azimuth</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水平波束方向</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波束传输的方位角，在（</w:t>
            </w:r>
            <w:r>
              <w:rPr>
                <w:rFonts w:eastAsiaTheme="minorEastAsia"/>
                <w:sz w:val="18"/>
                <w:szCs w:val="18"/>
              </w:rPr>
              <w:t>Phi</w:t>
            </w:r>
            <w:r>
              <w:rPr>
                <w:rFonts w:eastAsiaTheme="minorEastAsia"/>
                <w:sz w:val="18"/>
                <w:szCs w:val="18"/>
              </w:rPr>
              <w:t>）</w:t>
            </w:r>
            <w:r>
              <w:rPr>
                <w:rFonts w:eastAsiaTheme="minorEastAsia"/>
                <w:sz w:val="18"/>
                <w:szCs w:val="18"/>
              </w:rPr>
              <w:t>φ-</w:t>
            </w:r>
            <w:r>
              <w:rPr>
                <w:rFonts w:eastAsiaTheme="minorEastAsia"/>
                <w:sz w:val="18"/>
                <w:szCs w:val="18"/>
              </w:rPr>
              <w:t>轴中的水平波束形成指向角（波束峰值方向），取值范围：</w:t>
            </w:r>
            <w:r>
              <w:rPr>
                <w:rFonts w:eastAsiaTheme="minorEastAsia"/>
                <w:sz w:val="18"/>
                <w:szCs w:val="18"/>
              </w:rPr>
              <w:t xml:space="preserve">[-85..85] </w:t>
            </w:r>
            <w:r>
              <w:rPr>
                <w:rFonts w:eastAsiaTheme="minorEastAsia"/>
                <w:sz w:val="18"/>
                <w:szCs w:val="18"/>
              </w:rPr>
              <w:t>度</w:t>
            </w:r>
            <w:r>
              <w:rPr>
                <w:rFonts w:eastAsiaTheme="minorEastAsia"/>
                <w:sz w:val="18"/>
                <w:szCs w:val="18"/>
              </w:rPr>
              <w:t>.</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整数</w:t>
            </w:r>
          </w:p>
        </w:tc>
        <w:tc>
          <w:tcPr>
            <w:tcW w:w="1080"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度</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tilt</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垂直波束方向</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在</w:t>
            </w:r>
            <w:r>
              <w:rPr>
                <w:rFonts w:eastAsiaTheme="minorEastAsia"/>
                <w:sz w:val="18"/>
                <w:szCs w:val="18"/>
              </w:rPr>
              <w:t>θ</w:t>
            </w:r>
            <w:r>
              <w:rPr>
                <w:rFonts w:eastAsiaTheme="minorEastAsia"/>
                <w:sz w:val="18"/>
                <w:szCs w:val="18"/>
              </w:rPr>
              <w:t>（</w:t>
            </w:r>
            <w:r>
              <w:rPr>
                <w:rFonts w:eastAsiaTheme="minorEastAsia"/>
                <w:sz w:val="18"/>
                <w:szCs w:val="18"/>
              </w:rPr>
              <w:t>θ</w:t>
            </w:r>
            <w:r>
              <w:rPr>
                <w:rFonts w:eastAsiaTheme="minorEastAsia"/>
                <w:sz w:val="18"/>
                <w:szCs w:val="18"/>
              </w:rPr>
              <w:t>）轴上的垂直波束形成指向角（波束峰值方向），取值范围：</w:t>
            </w:r>
            <w:r>
              <w:rPr>
                <w:rFonts w:eastAsiaTheme="minorEastAsia"/>
                <w:sz w:val="18"/>
                <w:szCs w:val="18"/>
              </w:rPr>
              <w:t xml:space="preserve">[-85..85] </w:t>
            </w:r>
            <w:r>
              <w:rPr>
                <w:rFonts w:eastAsiaTheme="minorEastAsia"/>
                <w:sz w:val="18"/>
                <w:szCs w:val="18"/>
              </w:rPr>
              <w:t>度。</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整数</w:t>
            </w:r>
          </w:p>
        </w:tc>
        <w:tc>
          <w:tcPr>
            <w:tcW w:w="1080"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度</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beamWidth Horizontal</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水平波束宽度</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波束传输的水平波束宽度，以（</w:t>
            </w:r>
            <w:r>
              <w:rPr>
                <w:rFonts w:eastAsiaTheme="minorEastAsia"/>
                <w:sz w:val="18"/>
                <w:szCs w:val="18"/>
              </w:rPr>
              <w:t>Phi</w:t>
            </w:r>
            <w:r>
              <w:rPr>
                <w:rFonts w:eastAsiaTheme="minorEastAsia"/>
                <w:sz w:val="18"/>
                <w:szCs w:val="18"/>
              </w:rPr>
              <w:t>）</w:t>
            </w:r>
            <w:r>
              <w:rPr>
                <w:rFonts w:eastAsiaTheme="minorEastAsia"/>
                <w:sz w:val="18"/>
                <w:szCs w:val="18"/>
              </w:rPr>
              <w:t>φ</w:t>
            </w:r>
            <w:r>
              <w:rPr>
                <w:rFonts w:eastAsiaTheme="minorEastAsia"/>
                <w:sz w:val="18"/>
                <w:szCs w:val="18"/>
              </w:rPr>
              <w:t>轴为单位的水平波束形成半功率（</w:t>
            </w:r>
            <w:r>
              <w:rPr>
                <w:rFonts w:eastAsiaTheme="minorEastAsia"/>
                <w:sz w:val="18"/>
                <w:szCs w:val="18"/>
              </w:rPr>
              <w:t>3dB</w:t>
            </w:r>
            <w:r>
              <w:rPr>
                <w:rFonts w:eastAsiaTheme="minorEastAsia"/>
                <w:sz w:val="18"/>
                <w:szCs w:val="18"/>
              </w:rPr>
              <w:t>向下）波束宽度，取值范围：</w:t>
            </w:r>
            <w:r>
              <w:rPr>
                <w:rFonts w:eastAsiaTheme="minorEastAsia"/>
                <w:sz w:val="18"/>
                <w:szCs w:val="18"/>
              </w:rPr>
              <w:t>[1..65]</w:t>
            </w:r>
            <w:r>
              <w:rPr>
                <w:rFonts w:eastAsiaTheme="minorEastAsia"/>
                <w:sz w:val="18"/>
                <w:szCs w:val="18"/>
              </w:rPr>
              <w:t>度。</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整数</w:t>
            </w:r>
          </w:p>
        </w:tc>
        <w:tc>
          <w:tcPr>
            <w:tcW w:w="1080"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度</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M</w:t>
            </w:r>
          </w:p>
        </w:tc>
      </w:tr>
      <w:tr w:rsidR="00B53BBB">
        <w:trPr>
          <w:trHeight w:val="342"/>
        </w:trPr>
        <w:tc>
          <w:tcPr>
            <w:tcW w:w="1636"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beamWidth Vertical</w:t>
            </w:r>
          </w:p>
        </w:tc>
        <w:tc>
          <w:tcPr>
            <w:tcW w:w="1094"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垂直波束宽度</w:t>
            </w:r>
          </w:p>
        </w:tc>
        <w:tc>
          <w:tcPr>
            <w:tcW w:w="2841"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在（</w:t>
            </w:r>
            <w:r>
              <w:rPr>
                <w:rFonts w:eastAsiaTheme="minorEastAsia"/>
                <w:sz w:val="18"/>
                <w:szCs w:val="18"/>
              </w:rPr>
              <w:t>θ</w:t>
            </w:r>
            <w:r>
              <w:rPr>
                <w:rFonts w:eastAsiaTheme="minorEastAsia"/>
                <w:sz w:val="18"/>
                <w:szCs w:val="18"/>
              </w:rPr>
              <w:t>）</w:t>
            </w:r>
            <w:r>
              <w:rPr>
                <w:rFonts w:eastAsiaTheme="minorEastAsia"/>
                <w:sz w:val="18"/>
                <w:szCs w:val="18"/>
              </w:rPr>
              <w:t>θ</w:t>
            </w:r>
            <w:r>
              <w:rPr>
                <w:rFonts w:eastAsiaTheme="minorEastAsia"/>
                <w:sz w:val="18"/>
                <w:szCs w:val="18"/>
              </w:rPr>
              <w:t>轴上的垂直波束形成半功率（</w:t>
            </w:r>
            <w:r>
              <w:rPr>
                <w:rFonts w:eastAsiaTheme="minorEastAsia"/>
                <w:sz w:val="18"/>
                <w:szCs w:val="18"/>
              </w:rPr>
              <w:t>3dB</w:t>
            </w:r>
            <w:r>
              <w:rPr>
                <w:rFonts w:eastAsiaTheme="minorEastAsia"/>
                <w:sz w:val="18"/>
                <w:szCs w:val="18"/>
              </w:rPr>
              <w:t>向下）波束宽度，取值范围：</w:t>
            </w:r>
            <w:r>
              <w:rPr>
                <w:rFonts w:eastAsiaTheme="minorEastAsia"/>
                <w:sz w:val="18"/>
                <w:szCs w:val="18"/>
              </w:rPr>
              <w:t>[1..65]</w:t>
            </w:r>
            <w:r>
              <w:rPr>
                <w:rFonts w:eastAsiaTheme="minorEastAsia"/>
                <w:sz w:val="18"/>
                <w:szCs w:val="18"/>
              </w:rPr>
              <w:t>度</w:t>
            </w:r>
          </w:p>
        </w:tc>
        <w:tc>
          <w:tcPr>
            <w:tcW w:w="802"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整数</w:t>
            </w:r>
          </w:p>
        </w:tc>
        <w:tc>
          <w:tcPr>
            <w:tcW w:w="1080"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度</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自动采集</w:t>
            </w:r>
          </w:p>
        </w:tc>
        <w:tc>
          <w:tcPr>
            <w:tcW w:w="753" w:type="dxa"/>
            <w:tcBorders>
              <w:top w:val="nil"/>
              <w:left w:val="nil"/>
              <w:bottom w:val="single" w:sz="4" w:space="0" w:color="auto"/>
              <w:right w:val="single" w:sz="4" w:space="0" w:color="auto"/>
            </w:tcBorders>
            <w:shd w:val="clear" w:color="auto" w:fill="auto"/>
            <w:vAlign w:val="center"/>
          </w:tcPr>
          <w:p w:rsidR="00B53BBB" w:rsidRDefault="00776686">
            <w:pPr>
              <w:rPr>
                <w:rFonts w:eastAsiaTheme="minorEastAsia"/>
                <w:sz w:val="18"/>
                <w:szCs w:val="18"/>
              </w:rPr>
            </w:pPr>
            <w:r>
              <w:rPr>
                <w:rFonts w:eastAsiaTheme="minorEastAsia"/>
                <w:sz w:val="18"/>
                <w:szCs w:val="18"/>
              </w:rPr>
              <w:t>M</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84" w:name="_Toc123025243"/>
      <w:r>
        <w:rPr>
          <w:rFonts w:ascii="Times New Roman"/>
        </w:rPr>
        <w:t>BWP</w:t>
      </w:r>
      <w:bookmarkEnd w:id="284"/>
    </w:p>
    <w:tbl>
      <w:tblPr>
        <w:tblW w:w="8959" w:type="dxa"/>
        <w:tblInd w:w="-5" w:type="dxa"/>
        <w:tblLayout w:type="fixed"/>
        <w:tblLook w:val="04A0" w:firstRow="1" w:lastRow="0" w:firstColumn="1" w:lastColumn="0" w:noHBand="0" w:noVBand="1"/>
      </w:tblPr>
      <w:tblGrid>
        <w:gridCol w:w="1418"/>
        <w:gridCol w:w="1134"/>
        <w:gridCol w:w="2977"/>
        <w:gridCol w:w="850"/>
        <w:gridCol w:w="992"/>
        <w:gridCol w:w="1004"/>
        <w:gridCol w:w="584"/>
      </w:tblGrid>
      <w:tr w:rsidR="00B53BBB">
        <w:trPr>
          <w:trHeight w:val="342"/>
        </w:trPr>
        <w:tc>
          <w:tcPr>
            <w:tcW w:w="1418" w:type="dxa"/>
            <w:tcBorders>
              <w:top w:val="single" w:sz="4" w:space="0" w:color="auto"/>
              <w:left w:val="single" w:sz="4" w:space="0" w:color="auto"/>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英文名称</w:t>
            </w:r>
          </w:p>
        </w:tc>
        <w:tc>
          <w:tcPr>
            <w:tcW w:w="113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2977"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850"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992"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单位</w:t>
            </w:r>
          </w:p>
        </w:tc>
        <w:tc>
          <w:tcPr>
            <w:tcW w:w="100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584" w:type="dxa"/>
            <w:tcBorders>
              <w:top w:val="single" w:sz="4" w:space="0" w:color="auto"/>
              <w:left w:val="nil"/>
              <w:bottom w:val="single" w:sz="4" w:space="0" w:color="auto"/>
              <w:right w:val="single" w:sz="4" w:space="0" w:color="auto"/>
            </w:tcBorders>
            <w:shd w:val="clear" w:color="000000" w:fill="D9D9D9"/>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90"/>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bwpId</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bwpId</w:t>
            </w:r>
          </w:p>
        </w:tc>
        <w:tc>
          <w:tcPr>
            <w:tcW w:w="297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bwpId</w:t>
            </w:r>
          </w:p>
        </w:tc>
        <w:tc>
          <w:tcPr>
            <w:tcW w:w="8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0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8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bwpContext</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工作带宽上下文</w:t>
            </w:r>
          </w:p>
        </w:tc>
        <w:tc>
          <w:tcPr>
            <w:tcW w:w="297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用来标示工作带宽的类型即下行链路</w:t>
            </w:r>
            <w:r>
              <w:rPr>
                <w:color w:val="000000"/>
                <w:kern w:val="0"/>
                <w:sz w:val="18"/>
                <w:szCs w:val="18"/>
              </w:rPr>
              <w:t>(downlink)</w:t>
            </w:r>
            <w:r>
              <w:rPr>
                <w:color w:val="000000"/>
                <w:kern w:val="0"/>
                <w:sz w:val="18"/>
                <w:szCs w:val="18"/>
              </w:rPr>
              <w:t>、上行链路</w:t>
            </w:r>
            <w:r>
              <w:rPr>
                <w:color w:val="000000"/>
                <w:kern w:val="0"/>
                <w:sz w:val="18"/>
                <w:szCs w:val="18"/>
              </w:rPr>
              <w:t>(uplink)</w:t>
            </w:r>
            <w:r>
              <w:rPr>
                <w:color w:val="000000"/>
                <w:kern w:val="0"/>
                <w:sz w:val="18"/>
                <w:szCs w:val="18"/>
              </w:rPr>
              <w:t>、补充上行链路</w:t>
            </w:r>
            <w:r>
              <w:rPr>
                <w:color w:val="000000"/>
                <w:kern w:val="0"/>
                <w:sz w:val="18"/>
                <w:szCs w:val="18"/>
              </w:rPr>
              <w:t>(supplementary link)</w:t>
            </w:r>
          </w:p>
        </w:tc>
        <w:tc>
          <w:tcPr>
            <w:tcW w:w="8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枚举</w:t>
            </w:r>
            <w:r>
              <w:rPr>
                <w:color w:val="000000"/>
                <w:kern w:val="0"/>
                <w:sz w:val="18"/>
                <w:szCs w:val="18"/>
              </w:rPr>
              <w:br/>
              <w:t>DL</w:t>
            </w:r>
            <w:r>
              <w:rPr>
                <w:color w:val="000000"/>
                <w:kern w:val="0"/>
                <w:sz w:val="18"/>
                <w:szCs w:val="18"/>
              </w:rPr>
              <w:br/>
              <w:t>UL</w:t>
            </w:r>
            <w:r>
              <w:rPr>
                <w:color w:val="000000"/>
                <w:kern w:val="0"/>
                <w:sz w:val="18"/>
                <w:szCs w:val="18"/>
              </w:rPr>
              <w:br/>
              <w:t>SUL</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0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8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isInitalBwp</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是否是初始化</w:t>
            </w:r>
            <w:r>
              <w:rPr>
                <w:color w:val="000000"/>
                <w:kern w:val="0"/>
                <w:sz w:val="18"/>
                <w:szCs w:val="18"/>
              </w:rPr>
              <w:t>BWP</w:t>
            </w:r>
          </w:p>
        </w:tc>
        <w:tc>
          <w:tcPr>
            <w:tcW w:w="297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标示是否为初始化的工作带宽，如果用于接入的工作带宽为</w:t>
            </w:r>
            <w:r>
              <w:rPr>
                <w:color w:val="000000"/>
                <w:kern w:val="0"/>
                <w:sz w:val="18"/>
                <w:szCs w:val="18"/>
              </w:rPr>
              <w:t>(Initial)</w:t>
            </w:r>
            <w:r>
              <w:rPr>
                <w:color w:val="000000"/>
                <w:kern w:val="0"/>
                <w:sz w:val="18"/>
                <w:szCs w:val="18"/>
              </w:rPr>
              <w:t>、平时工作带宽</w:t>
            </w:r>
            <w:r>
              <w:rPr>
                <w:color w:val="000000"/>
                <w:kern w:val="0"/>
                <w:sz w:val="18"/>
                <w:szCs w:val="18"/>
              </w:rPr>
              <w:t>(Other)</w:t>
            </w:r>
          </w:p>
        </w:tc>
        <w:tc>
          <w:tcPr>
            <w:tcW w:w="8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枚举型</w:t>
            </w:r>
            <w:r>
              <w:rPr>
                <w:color w:val="000000"/>
                <w:kern w:val="0"/>
                <w:sz w:val="18"/>
                <w:szCs w:val="18"/>
              </w:rPr>
              <w:br/>
              <w:t>INITIAL</w:t>
            </w:r>
            <w:r>
              <w:rPr>
                <w:color w:val="000000"/>
                <w:kern w:val="0"/>
                <w:sz w:val="18"/>
                <w:szCs w:val="18"/>
              </w:rPr>
              <w:br/>
              <w:t>OTHER</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0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8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subCarrierSpacing</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子载波间隔</w:t>
            </w:r>
          </w:p>
        </w:tc>
        <w:tc>
          <w:tcPr>
            <w:tcW w:w="297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工作带宽的子载波间隔，允许的取值为</w:t>
            </w:r>
            <w:r>
              <w:rPr>
                <w:color w:val="000000"/>
                <w:kern w:val="0"/>
                <w:sz w:val="18"/>
                <w:szCs w:val="18"/>
              </w:rPr>
              <w:t>15</w:t>
            </w:r>
            <w:r>
              <w:rPr>
                <w:color w:val="000000"/>
                <w:kern w:val="0"/>
                <w:sz w:val="18"/>
                <w:szCs w:val="18"/>
              </w:rPr>
              <w:t>，</w:t>
            </w:r>
            <w:r>
              <w:rPr>
                <w:color w:val="000000"/>
                <w:kern w:val="0"/>
                <w:sz w:val="18"/>
                <w:szCs w:val="18"/>
              </w:rPr>
              <w:t>30</w:t>
            </w:r>
            <w:r>
              <w:rPr>
                <w:color w:val="000000"/>
                <w:kern w:val="0"/>
                <w:sz w:val="18"/>
                <w:szCs w:val="18"/>
              </w:rPr>
              <w:t>，</w:t>
            </w:r>
            <w:r>
              <w:rPr>
                <w:color w:val="000000"/>
                <w:kern w:val="0"/>
                <w:sz w:val="18"/>
                <w:szCs w:val="18"/>
              </w:rPr>
              <w:t>60</w:t>
            </w:r>
            <w:r>
              <w:rPr>
                <w:color w:val="000000"/>
                <w:kern w:val="0"/>
                <w:sz w:val="18"/>
                <w:szCs w:val="18"/>
              </w:rPr>
              <w:t>，</w:t>
            </w:r>
            <w:r>
              <w:rPr>
                <w:color w:val="000000"/>
                <w:kern w:val="0"/>
                <w:sz w:val="18"/>
                <w:szCs w:val="18"/>
              </w:rPr>
              <w:t>120</w:t>
            </w:r>
          </w:p>
        </w:tc>
        <w:tc>
          <w:tcPr>
            <w:tcW w:w="8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整型</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0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8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42"/>
        </w:trPr>
        <w:tc>
          <w:tcPr>
            <w:tcW w:w="1418"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cyclicPrefix</w:t>
            </w:r>
          </w:p>
        </w:tc>
        <w:tc>
          <w:tcPr>
            <w:tcW w:w="113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循环前缀</w:t>
            </w:r>
          </w:p>
        </w:tc>
        <w:tc>
          <w:tcPr>
            <w:tcW w:w="2977"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循环前缀</w:t>
            </w:r>
            <w:r>
              <w:rPr>
                <w:color w:val="000000"/>
                <w:kern w:val="0"/>
                <w:sz w:val="18"/>
                <w:szCs w:val="18"/>
              </w:rPr>
              <w:t>,BWP</w:t>
            </w:r>
            <w:r>
              <w:rPr>
                <w:color w:val="000000"/>
                <w:kern w:val="0"/>
                <w:sz w:val="18"/>
                <w:szCs w:val="18"/>
              </w:rPr>
              <w:t>用于计算资源块的循环前缀，取值有正常方式</w:t>
            </w:r>
            <w:r>
              <w:rPr>
                <w:color w:val="000000"/>
                <w:kern w:val="0"/>
                <w:sz w:val="18"/>
                <w:szCs w:val="18"/>
              </w:rPr>
              <w:t>(normal)</w:t>
            </w:r>
            <w:r>
              <w:rPr>
                <w:color w:val="000000"/>
                <w:kern w:val="0"/>
                <w:sz w:val="18"/>
                <w:szCs w:val="18"/>
              </w:rPr>
              <w:t>，或者扩展方式</w:t>
            </w:r>
            <w:r>
              <w:rPr>
                <w:color w:val="000000"/>
                <w:kern w:val="0"/>
                <w:sz w:val="18"/>
                <w:szCs w:val="18"/>
              </w:rPr>
              <w:t>(extended)</w:t>
            </w:r>
          </w:p>
        </w:tc>
        <w:tc>
          <w:tcPr>
            <w:tcW w:w="8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枚举型</w:t>
            </w:r>
            <w:r>
              <w:rPr>
                <w:color w:val="000000"/>
                <w:kern w:val="0"/>
                <w:sz w:val="18"/>
                <w:szCs w:val="18"/>
              </w:rPr>
              <w:br/>
              <w:t>Normal</w:t>
            </w:r>
            <w:r>
              <w:rPr>
                <w:color w:val="000000"/>
                <w:kern w:val="0"/>
                <w:sz w:val="18"/>
                <w:szCs w:val="18"/>
              </w:rPr>
              <w:br/>
              <w:t>extended</w:t>
            </w:r>
          </w:p>
        </w:tc>
        <w:tc>
          <w:tcPr>
            <w:tcW w:w="992"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100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58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B53BBB">
      <w:pPr>
        <w:pStyle w:val="af5"/>
        <w:rPr>
          <w:rFonts w:ascii="Times New Roman"/>
        </w:rPr>
      </w:pPr>
    </w:p>
    <w:p w:rsidR="00B53BBB" w:rsidRDefault="00B53BBB">
      <w:pPr>
        <w:pStyle w:val="af5"/>
        <w:rPr>
          <w:rFonts w:ascii="Times New Roman"/>
        </w:rPr>
      </w:pPr>
    </w:p>
    <w:p w:rsidR="00B53BBB" w:rsidRDefault="00776686">
      <w:pPr>
        <w:pStyle w:val="a0"/>
        <w:spacing w:before="156" w:after="156"/>
        <w:rPr>
          <w:rFonts w:ascii="Times New Roman"/>
        </w:rPr>
      </w:pPr>
      <w:bookmarkStart w:id="285" w:name="_Toc123025244"/>
      <w:bookmarkStart w:id="286" w:name="_Toc470871213"/>
      <w:bookmarkStart w:id="287" w:name="_Toc424838847"/>
      <w:r>
        <w:rPr>
          <w:rFonts w:ascii="Times New Roman"/>
        </w:rPr>
        <w:t>RRU</w:t>
      </w:r>
      <w:r>
        <w:rPr>
          <w:rFonts w:ascii="Times New Roman"/>
        </w:rPr>
        <w:t>与小区关联关系表</w:t>
      </w:r>
      <w:bookmarkEnd w:id="285"/>
    </w:p>
    <w:tbl>
      <w:tblPr>
        <w:tblW w:w="8959" w:type="dxa"/>
        <w:tblInd w:w="-5" w:type="dxa"/>
        <w:tblLook w:val="04A0" w:firstRow="1" w:lastRow="0" w:firstColumn="1" w:lastColumn="0" w:noHBand="0" w:noVBand="1"/>
      </w:tblPr>
      <w:tblGrid>
        <w:gridCol w:w="2716"/>
        <w:gridCol w:w="917"/>
        <w:gridCol w:w="2907"/>
        <w:gridCol w:w="565"/>
        <w:gridCol w:w="565"/>
        <w:gridCol w:w="565"/>
        <w:gridCol w:w="724"/>
      </w:tblGrid>
      <w:tr w:rsidR="00B53BBB">
        <w:trPr>
          <w:trHeight w:val="345"/>
        </w:trPr>
        <w:tc>
          <w:tcPr>
            <w:tcW w:w="2716"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英文名</w:t>
            </w:r>
          </w:p>
        </w:tc>
        <w:tc>
          <w:tcPr>
            <w:tcW w:w="917"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2907"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56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6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单位</w:t>
            </w:r>
          </w:p>
        </w:tc>
        <w:tc>
          <w:tcPr>
            <w:tcW w:w="56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724"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46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9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29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72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6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917"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p>
        </w:tc>
        <w:tc>
          <w:tcPr>
            <w:tcW w:w="2907"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72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64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rruID</w:t>
            </w:r>
          </w:p>
        </w:tc>
        <w:tc>
          <w:tcPr>
            <w:tcW w:w="9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 ID</w:t>
            </w:r>
          </w:p>
        </w:tc>
        <w:tc>
          <w:tcPr>
            <w:tcW w:w="29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w:t>
            </w:r>
            <w:r>
              <w:rPr>
                <w:color w:val="000000"/>
                <w:kern w:val="0"/>
                <w:sz w:val="18"/>
                <w:szCs w:val="18"/>
              </w:rPr>
              <w:t>RRU</w:t>
            </w:r>
            <w:r>
              <w:rPr>
                <w:color w:val="000000"/>
                <w:kern w:val="0"/>
                <w:sz w:val="18"/>
                <w:szCs w:val="18"/>
              </w:rPr>
              <w:t>的标识符。</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72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22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cellDUId</w:t>
            </w:r>
          </w:p>
        </w:tc>
        <w:tc>
          <w:tcPr>
            <w:tcW w:w="91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关联的</w:t>
            </w:r>
            <w:r>
              <w:rPr>
                <w:rFonts w:hint="eastAsia"/>
                <w:color w:val="000000"/>
                <w:kern w:val="0"/>
                <w:sz w:val="18"/>
                <w:szCs w:val="18"/>
              </w:rPr>
              <w:t>N</w:t>
            </w:r>
            <w:r>
              <w:rPr>
                <w:color w:val="000000"/>
                <w:kern w:val="0"/>
                <w:sz w:val="18"/>
                <w:szCs w:val="18"/>
              </w:rPr>
              <w:t>R CELL DU</w:t>
            </w:r>
            <w:r>
              <w:rPr>
                <w:color w:val="000000"/>
                <w:kern w:val="0"/>
                <w:sz w:val="18"/>
                <w:szCs w:val="18"/>
              </w:rPr>
              <w:t>标识</w:t>
            </w:r>
          </w:p>
        </w:tc>
        <w:tc>
          <w:tcPr>
            <w:tcW w:w="2907"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sz w:val="18"/>
                <w:szCs w:val="18"/>
              </w:rPr>
              <w:t>唯一标识</w:t>
            </w:r>
            <w:r>
              <w:rPr>
                <w:color w:val="000000"/>
                <w:sz w:val="18"/>
                <w:szCs w:val="18"/>
              </w:rPr>
              <w:t>Cell DU</w:t>
            </w:r>
            <w:r>
              <w:rPr>
                <w:color w:val="000000"/>
                <w:sz w:val="18"/>
                <w:szCs w:val="18"/>
              </w:rPr>
              <w:t>的标识符，</w:t>
            </w:r>
            <w:r>
              <w:rPr>
                <w:rFonts w:hint="eastAsia"/>
                <w:color w:val="000000"/>
                <w:sz w:val="18"/>
                <w:szCs w:val="18"/>
              </w:rPr>
              <w:t>采用</w:t>
            </w:r>
            <w:r>
              <w:rPr>
                <w:color w:val="000000"/>
                <w:sz w:val="18"/>
                <w:szCs w:val="18"/>
              </w:rPr>
              <w:t>本地小区标识</w:t>
            </w:r>
            <w:r>
              <w:rPr>
                <w:rFonts w:hint="eastAsia"/>
                <w:color w:val="000000"/>
                <w:sz w:val="18"/>
                <w:szCs w:val="18"/>
              </w:rPr>
              <w:t>，即</w:t>
            </w:r>
            <w:r>
              <w:rPr>
                <w:color w:val="000000"/>
                <w:sz w:val="18"/>
                <w:szCs w:val="18"/>
              </w:rPr>
              <w:t>Local Cell ID</w:t>
            </w:r>
            <w:r>
              <w:rPr>
                <w:color w:val="000000"/>
                <w:sz w:val="18"/>
                <w:szCs w:val="18"/>
              </w:rPr>
              <w:t>，为十进制整数。</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56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724"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776686">
      <w:pPr>
        <w:pStyle w:val="a0"/>
        <w:spacing w:before="156" w:after="156"/>
        <w:rPr>
          <w:rFonts w:ascii="Times New Roman"/>
        </w:rPr>
      </w:pPr>
      <w:bookmarkStart w:id="288" w:name="_Toc123025245"/>
      <w:r>
        <w:rPr>
          <w:rFonts w:ascii="Times New Roman"/>
        </w:rPr>
        <w:t>RRU</w:t>
      </w:r>
      <w:r>
        <w:rPr>
          <w:rFonts w:ascii="Times New Roman"/>
        </w:rPr>
        <w:t>与</w:t>
      </w:r>
      <w:r>
        <w:rPr>
          <w:rFonts w:ascii="Times New Roman" w:hint="eastAsia"/>
        </w:rPr>
        <w:t>物理</w:t>
      </w:r>
      <w:r>
        <w:rPr>
          <w:rFonts w:ascii="Times New Roman"/>
        </w:rPr>
        <w:t>天线关联关系表</w:t>
      </w:r>
      <w:bookmarkEnd w:id="288"/>
    </w:p>
    <w:tbl>
      <w:tblPr>
        <w:tblW w:w="8959" w:type="dxa"/>
        <w:tblInd w:w="-5" w:type="dxa"/>
        <w:tblLook w:val="04A0" w:firstRow="1" w:lastRow="0" w:firstColumn="1" w:lastColumn="0" w:noHBand="0" w:noVBand="1"/>
      </w:tblPr>
      <w:tblGrid>
        <w:gridCol w:w="2716"/>
        <w:gridCol w:w="835"/>
        <w:gridCol w:w="2950"/>
        <w:gridCol w:w="613"/>
        <w:gridCol w:w="613"/>
        <w:gridCol w:w="613"/>
        <w:gridCol w:w="619"/>
      </w:tblGrid>
      <w:tr w:rsidR="00B53BBB">
        <w:trPr>
          <w:trHeight w:val="495"/>
        </w:trPr>
        <w:tc>
          <w:tcPr>
            <w:tcW w:w="2716"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英文名</w:t>
            </w:r>
          </w:p>
        </w:tc>
        <w:tc>
          <w:tcPr>
            <w:tcW w:w="835"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295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613"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613"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单位</w:t>
            </w:r>
          </w:p>
        </w:tc>
        <w:tc>
          <w:tcPr>
            <w:tcW w:w="613"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619"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46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relatedgNBId</w:t>
            </w:r>
          </w:p>
        </w:tc>
        <w:tc>
          <w:tcPr>
            <w:tcW w:w="83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 ID</w:t>
            </w:r>
          </w:p>
        </w:tc>
        <w:tc>
          <w:tcPr>
            <w:tcW w:w="29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所属</w:t>
            </w:r>
            <w:r>
              <w:rPr>
                <w:color w:val="000000"/>
                <w:kern w:val="0"/>
                <w:sz w:val="18"/>
                <w:szCs w:val="18"/>
              </w:rPr>
              <w:t>gNB</w:t>
            </w:r>
            <w:r>
              <w:rPr>
                <w:color w:val="000000"/>
                <w:kern w:val="0"/>
                <w:sz w:val="18"/>
                <w:szCs w:val="18"/>
              </w:rPr>
              <w:t>的唯一标识</w:t>
            </w:r>
            <w:r>
              <w:rPr>
                <w:rFonts w:hint="eastAsia"/>
                <w:color w:val="000000"/>
                <w:kern w:val="0"/>
                <w:sz w:val="18"/>
                <w:szCs w:val="18"/>
              </w:rPr>
              <w:t>，</w:t>
            </w:r>
            <w:r>
              <w:rPr>
                <w:color w:val="000000"/>
                <w:kern w:val="0"/>
                <w:sz w:val="18"/>
                <w:szCs w:val="18"/>
              </w:rPr>
              <w:t>取值为</w:t>
            </w:r>
            <w:r>
              <w:rPr>
                <w:rFonts w:hint="eastAsia"/>
                <w:color w:val="000000"/>
                <w:kern w:val="0"/>
                <w:sz w:val="18"/>
                <w:szCs w:val="18"/>
              </w:rPr>
              <w:t>承建</w:t>
            </w:r>
            <w:r>
              <w:rPr>
                <w:color w:val="000000"/>
                <w:kern w:val="0"/>
                <w:sz w:val="18"/>
                <w:szCs w:val="18"/>
              </w:rPr>
              <w:t>方</w:t>
            </w:r>
            <w:r>
              <w:rPr>
                <w:color w:val="000000"/>
                <w:kern w:val="0"/>
                <w:sz w:val="18"/>
                <w:szCs w:val="18"/>
              </w:rPr>
              <w:t>gnbid</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46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PLMN</w:t>
            </w:r>
          </w:p>
        </w:tc>
        <w:tc>
          <w:tcPr>
            <w:tcW w:w="835"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p>
        </w:tc>
        <w:tc>
          <w:tcPr>
            <w:tcW w:w="2950" w:type="dxa"/>
            <w:tcBorders>
              <w:top w:val="nil"/>
              <w:left w:val="nil"/>
              <w:bottom w:val="single" w:sz="4" w:space="0" w:color="auto"/>
              <w:right w:val="single" w:sz="4" w:space="0" w:color="auto"/>
            </w:tcBorders>
            <w:shd w:val="clear" w:color="auto" w:fill="auto"/>
            <w:vAlign w:val="center"/>
          </w:tcPr>
          <w:p w:rsidR="00B53BBB" w:rsidRDefault="00776686">
            <w:pPr>
              <w:widowControl/>
              <w:rPr>
                <w:sz w:val="18"/>
                <w:szCs w:val="18"/>
              </w:rPr>
            </w:pPr>
            <w:r>
              <w:rPr>
                <w:rFonts w:hint="eastAsia"/>
                <w:sz w:val="18"/>
                <w:szCs w:val="18"/>
              </w:rPr>
              <w:t>承建方</w:t>
            </w:r>
            <w:r>
              <w:rPr>
                <w:sz w:val="18"/>
                <w:szCs w:val="18"/>
              </w:rPr>
              <w:t>PLMN</w:t>
            </w:r>
            <w:r>
              <w:rPr>
                <w:rFonts w:hint="eastAsia"/>
                <w:sz w:val="18"/>
                <w:szCs w:val="18"/>
              </w:rPr>
              <w:t>，</w:t>
            </w:r>
            <w:r>
              <w:rPr>
                <w:sz w:val="18"/>
                <w:szCs w:val="18"/>
              </w:rPr>
              <w:t>取值</w:t>
            </w:r>
            <w:r>
              <w:rPr>
                <w:rFonts w:hint="eastAsia"/>
                <w:sz w:val="18"/>
                <w:szCs w:val="18"/>
              </w:rPr>
              <w:t>由</w:t>
            </w:r>
            <w:r>
              <w:rPr>
                <w:sz w:val="18"/>
                <w:szCs w:val="18"/>
              </w:rPr>
              <w:t>MCC</w:t>
            </w:r>
            <w:r>
              <w:rPr>
                <w:rFonts w:hint="eastAsia"/>
                <w:sz w:val="18"/>
                <w:szCs w:val="18"/>
              </w:rPr>
              <w:t>与</w:t>
            </w:r>
            <w:r>
              <w:rPr>
                <w:sz w:val="18"/>
                <w:szCs w:val="18"/>
              </w:rPr>
              <w:t>MNC</w:t>
            </w:r>
            <w:r>
              <w:rPr>
                <w:rFonts w:hint="eastAsia"/>
                <w:sz w:val="18"/>
                <w:szCs w:val="18"/>
              </w:rPr>
              <w:t>拼接</w:t>
            </w:r>
            <w:r>
              <w:rPr>
                <w:sz w:val="18"/>
                <w:szCs w:val="18"/>
              </w:rPr>
              <w:t>而成。</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 xml:space="preserve"> </w:t>
            </w:r>
            <w:r>
              <w:rPr>
                <w:sz w:val="18"/>
                <w:szCs w:val="18"/>
              </w:rPr>
              <w:t>字符串</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无</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自动采集</w:t>
            </w:r>
          </w:p>
        </w:tc>
        <w:tc>
          <w:tcPr>
            <w:tcW w:w="6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sz w:val="18"/>
                <w:szCs w:val="18"/>
              </w:rPr>
              <w:t>M</w:t>
            </w:r>
          </w:p>
        </w:tc>
      </w:tr>
      <w:tr w:rsidR="00B53BBB">
        <w:trPr>
          <w:trHeight w:val="465"/>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RruID</w:t>
            </w:r>
          </w:p>
        </w:tc>
        <w:tc>
          <w:tcPr>
            <w:tcW w:w="83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RRU ID</w:t>
            </w:r>
          </w:p>
        </w:tc>
        <w:tc>
          <w:tcPr>
            <w:tcW w:w="29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w:t>
            </w:r>
            <w:r>
              <w:rPr>
                <w:color w:val="000000"/>
                <w:kern w:val="0"/>
                <w:sz w:val="18"/>
                <w:szCs w:val="18"/>
              </w:rPr>
              <w:t>RRU</w:t>
            </w:r>
            <w:r>
              <w:rPr>
                <w:color w:val="000000"/>
                <w:kern w:val="0"/>
                <w:sz w:val="18"/>
                <w:szCs w:val="18"/>
              </w:rPr>
              <w:t>的标识符。</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自动采集</w:t>
            </w:r>
          </w:p>
        </w:tc>
        <w:tc>
          <w:tcPr>
            <w:tcW w:w="6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r w:rsidR="00B53BBB">
        <w:trPr>
          <w:trHeight w:val="390"/>
        </w:trPr>
        <w:tc>
          <w:tcPr>
            <w:tcW w:w="271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antID</w:t>
            </w:r>
          </w:p>
        </w:tc>
        <w:tc>
          <w:tcPr>
            <w:tcW w:w="835"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天线</w:t>
            </w:r>
            <w:r>
              <w:rPr>
                <w:color w:val="000000"/>
                <w:kern w:val="0"/>
                <w:sz w:val="18"/>
                <w:szCs w:val="18"/>
              </w:rPr>
              <w:t>ID</w:t>
            </w:r>
          </w:p>
        </w:tc>
        <w:tc>
          <w:tcPr>
            <w:tcW w:w="2950"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用于唯一标识天线的标识符。</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字符串</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无</w:t>
            </w:r>
          </w:p>
        </w:tc>
        <w:tc>
          <w:tcPr>
            <w:tcW w:w="61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color w:val="000000"/>
                <w:kern w:val="0"/>
                <w:sz w:val="18"/>
                <w:szCs w:val="18"/>
              </w:rPr>
            </w:pPr>
            <w:r>
              <w:rPr>
                <w:color w:val="000000"/>
                <w:kern w:val="0"/>
                <w:sz w:val="18"/>
                <w:szCs w:val="18"/>
              </w:rPr>
              <w:t>自动采集</w:t>
            </w:r>
          </w:p>
        </w:tc>
        <w:tc>
          <w:tcPr>
            <w:tcW w:w="619" w:type="dxa"/>
            <w:tcBorders>
              <w:top w:val="nil"/>
              <w:left w:val="nil"/>
              <w:bottom w:val="single" w:sz="4" w:space="0" w:color="auto"/>
              <w:right w:val="single" w:sz="4" w:space="0" w:color="auto"/>
            </w:tcBorders>
            <w:shd w:val="clear" w:color="auto" w:fill="auto"/>
            <w:vAlign w:val="center"/>
          </w:tcPr>
          <w:p w:rsidR="00B53BBB" w:rsidRDefault="00776686">
            <w:pPr>
              <w:widowControl/>
              <w:rPr>
                <w:color w:val="000000"/>
                <w:kern w:val="0"/>
                <w:sz w:val="18"/>
                <w:szCs w:val="18"/>
              </w:rPr>
            </w:pPr>
            <w:r>
              <w:rPr>
                <w:color w:val="000000"/>
                <w:kern w:val="0"/>
                <w:sz w:val="18"/>
                <w:szCs w:val="18"/>
              </w:rPr>
              <w:t>M</w:t>
            </w:r>
          </w:p>
        </w:tc>
      </w:tr>
    </w:tbl>
    <w:p w:rsidR="00B53BBB" w:rsidRDefault="00776686">
      <w:pPr>
        <w:pStyle w:val="a"/>
        <w:spacing w:before="312" w:after="312"/>
        <w:rPr>
          <w:rFonts w:ascii="Times New Roman"/>
        </w:rPr>
      </w:pPr>
      <w:bookmarkStart w:id="289" w:name="_Toc123025246"/>
      <w:r>
        <w:rPr>
          <w:rFonts w:ascii="Times New Roman" w:hint="eastAsia"/>
          <w:color w:val="000000"/>
        </w:rPr>
        <w:t>通用基础数据</w:t>
      </w:r>
      <w:bookmarkEnd w:id="289"/>
    </w:p>
    <w:p w:rsidR="00B53BBB" w:rsidRDefault="00776686">
      <w:pPr>
        <w:pStyle w:val="a0"/>
        <w:spacing w:before="156" w:after="156"/>
        <w:rPr>
          <w:rFonts w:ascii="Times New Roman"/>
        </w:rPr>
      </w:pPr>
      <w:bookmarkStart w:id="290" w:name="_Toc123025247"/>
      <w:r>
        <w:rPr>
          <w:rFonts w:ascii="Times New Roman"/>
        </w:rPr>
        <w:t>Lisence</w:t>
      </w:r>
      <w:bookmarkEnd w:id="290"/>
    </w:p>
    <w:tbl>
      <w:tblPr>
        <w:tblW w:w="8959" w:type="dxa"/>
        <w:tblInd w:w="-5" w:type="dxa"/>
        <w:tblLook w:val="04A0" w:firstRow="1" w:lastRow="0" w:firstColumn="1" w:lastColumn="0" w:noHBand="0" w:noVBand="1"/>
      </w:tblPr>
      <w:tblGrid>
        <w:gridCol w:w="1372"/>
        <w:gridCol w:w="1332"/>
        <w:gridCol w:w="3246"/>
        <w:gridCol w:w="789"/>
        <w:gridCol w:w="520"/>
        <w:gridCol w:w="1080"/>
        <w:gridCol w:w="620"/>
      </w:tblGrid>
      <w:tr w:rsidR="00B53BBB">
        <w:trPr>
          <w:trHeight w:val="342"/>
        </w:trPr>
        <w:tc>
          <w:tcPr>
            <w:tcW w:w="1372"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英文名</w:t>
            </w:r>
          </w:p>
        </w:tc>
        <w:tc>
          <w:tcPr>
            <w:tcW w:w="1332"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属性名称</w:t>
            </w:r>
          </w:p>
        </w:tc>
        <w:tc>
          <w:tcPr>
            <w:tcW w:w="3246"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解释及触发点</w:t>
            </w:r>
          </w:p>
        </w:tc>
        <w:tc>
          <w:tcPr>
            <w:tcW w:w="789"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数据类型</w:t>
            </w:r>
          </w:p>
        </w:tc>
        <w:tc>
          <w:tcPr>
            <w:tcW w:w="52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单位</w:t>
            </w:r>
          </w:p>
        </w:tc>
        <w:tc>
          <w:tcPr>
            <w:tcW w:w="108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采集方式</w:t>
            </w:r>
          </w:p>
        </w:tc>
        <w:tc>
          <w:tcPr>
            <w:tcW w:w="62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b/>
                <w:bCs/>
                <w:color w:val="000000"/>
                <w:kern w:val="0"/>
                <w:sz w:val="18"/>
                <w:szCs w:val="18"/>
              </w:rPr>
            </w:pPr>
            <w:r>
              <w:rPr>
                <w:b/>
                <w:bCs/>
                <w:color w:val="000000"/>
                <w:kern w:val="0"/>
                <w:sz w:val="18"/>
                <w:szCs w:val="18"/>
              </w:rPr>
              <w:t>限定</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licenseID</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 ID</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唯一标识符</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licenseName</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名称</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名称</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480"/>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lastRenderedPageBreak/>
              <w:t>licenseClass</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的网元级别</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取值：</w:t>
            </w:r>
            <w:r>
              <w:rPr>
                <w:kern w:val="0"/>
                <w:sz w:val="18"/>
                <w:szCs w:val="18"/>
              </w:rPr>
              <w:t>1</w:t>
            </w:r>
            <w:r>
              <w:rPr>
                <w:kern w:val="0"/>
                <w:sz w:val="18"/>
                <w:szCs w:val="18"/>
              </w:rPr>
              <w:t>：网管级</w:t>
            </w:r>
            <w:r>
              <w:rPr>
                <w:kern w:val="0"/>
                <w:sz w:val="18"/>
                <w:szCs w:val="18"/>
              </w:rPr>
              <w:br/>
              <w:t>2</w:t>
            </w:r>
            <w:r>
              <w:rPr>
                <w:kern w:val="0"/>
                <w:sz w:val="18"/>
                <w:szCs w:val="18"/>
              </w:rPr>
              <w:t>：基站级</w:t>
            </w:r>
            <w:r>
              <w:rPr>
                <w:kern w:val="0"/>
                <w:sz w:val="18"/>
                <w:szCs w:val="18"/>
              </w:rPr>
              <w:br/>
              <w:t>3</w:t>
            </w:r>
            <w:r>
              <w:rPr>
                <w:kern w:val="0"/>
                <w:sz w:val="18"/>
                <w:szCs w:val="18"/>
              </w:rPr>
              <w:t>：小区级</w:t>
            </w:r>
            <w:r>
              <w:rPr>
                <w:kern w:val="0"/>
                <w:sz w:val="18"/>
                <w:szCs w:val="18"/>
              </w:rPr>
              <w:br/>
              <w:t>4</w:t>
            </w:r>
            <w:r>
              <w:rPr>
                <w:kern w:val="0"/>
                <w:sz w:val="18"/>
                <w:szCs w:val="18"/>
              </w:rPr>
              <w:t>：</w:t>
            </w:r>
            <w:r>
              <w:rPr>
                <w:kern w:val="0"/>
                <w:sz w:val="18"/>
                <w:szCs w:val="18"/>
              </w:rPr>
              <w:t>RRU</w:t>
            </w:r>
            <w:r>
              <w:rPr>
                <w:kern w:val="0"/>
                <w:sz w:val="18"/>
                <w:szCs w:val="18"/>
              </w:rPr>
              <w:t>级</w:t>
            </w:r>
            <w:r>
              <w:rPr>
                <w:kern w:val="0"/>
                <w:sz w:val="18"/>
                <w:szCs w:val="18"/>
              </w:rPr>
              <w:br/>
              <w:t xml:space="preserve">5: </w:t>
            </w:r>
            <w:r>
              <w:rPr>
                <w:kern w:val="0"/>
                <w:sz w:val="18"/>
                <w:szCs w:val="18"/>
              </w:rPr>
              <w:t>集合包</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整型</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525"/>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sz w:val="18"/>
                <w:szCs w:val="18"/>
              </w:rPr>
            </w:pPr>
            <w:r>
              <w:rPr>
                <w:rFonts w:hint="eastAsia"/>
                <w:sz w:val="18"/>
                <w:szCs w:val="18"/>
              </w:rPr>
              <w:t>relatedgNB</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启用</w:t>
            </w:r>
            <w:r>
              <w:rPr>
                <w:sz w:val="18"/>
                <w:szCs w:val="18"/>
              </w:rPr>
              <w:t>license</w:t>
            </w:r>
            <w:r>
              <w:rPr>
                <w:sz w:val="18"/>
                <w:szCs w:val="18"/>
              </w:rPr>
              <w:t>的</w:t>
            </w:r>
            <w:r>
              <w:rPr>
                <w:sz w:val="18"/>
                <w:szCs w:val="18"/>
              </w:rPr>
              <w:t>gNB</w:t>
            </w:r>
            <w:r>
              <w:rPr>
                <w:sz w:val="18"/>
                <w:szCs w:val="18"/>
              </w:rPr>
              <w:t>数量</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填写启用</w:t>
            </w:r>
            <w:r>
              <w:rPr>
                <w:sz w:val="18"/>
                <w:szCs w:val="18"/>
              </w:rPr>
              <w:t>license</w:t>
            </w:r>
            <w:r>
              <w:rPr>
                <w:sz w:val="18"/>
                <w:szCs w:val="18"/>
              </w:rPr>
              <w:t>的</w:t>
            </w:r>
            <w:r>
              <w:rPr>
                <w:sz w:val="18"/>
                <w:szCs w:val="18"/>
              </w:rPr>
              <w:t>gNB</w:t>
            </w:r>
            <w:r>
              <w:rPr>
                <w:sz w:val="18"/>
                <w:szCs w:val="18"/>
              </w:rPr>
              <w:t>总数量；当</w:t>
            </w:r>
            <w:r>
              <w:rPr>
                <w:sz w:val="18"/>
                <w:szCs w:val="18"/>
              </w:rPr>
              <w:t>license_class</w:t>
            </w:r>
            <w:r>
              <w:rPr>
                <w:sz w:val="18"/>
                <w:szCs w:val="18"/>
              </w:rPr>
              <w:t>为集合包时，统计最高级别的网元数量。如果对所有网元启作用填写</w:t>
            </w:r>
            <w:r>
              <w:rPr>
                <w:sz w:val="18"/>
                <w:szCs w:val="18"/>
              </w:rPr>
              <w:t>“ALL”</w:t>
            </w:r>
            <w:r>
              <w:rPr>
                <w:sz w:val="18"/>
                <w:szCs w:val="18"/>
              </w:rPr>
              <w:t>。</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M</w:t>
            </w:r>
          </w:p>
        </w:tc>
      </w:tr>
      <w:tr w:rsidR="00B53BBB">
        <w:trPr>
          <w:trHeight w:val="525"/>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relatedCell</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启用</w:t>
            </w:r>
            <w:r>
              <w:rPr>
                <w:sz w:val="18"/>
                <w:szCs w:val="18"/>
              </w:rPr>
              <w:t>license</w:t>
            </w:r>
            <w:r>
              <w:rPr>
                <w:sz w:val="18"/>
                <w:szCs w:val="18"/>
              </w:rPr>
              <w:t>的</w:t>
            </w:r>
            <w:r>
              <w:rPr>
                <w:sz w:val="18"/>
                <w:szCs w:val="18"/>
              </w:rPr>
              <w:t>Cell DU</w:t>
            </w:r>
            <w:r>
              <w:rPr>
                <w:sz w:val="18"/>
                <w:szCs w:val="18"/>
              </w:rPr>
              <w:t>数量</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sz w:val="18"/>
                <w:szCs w:val="18"/>
              </w:rPr>
            </w:pPr>
            <w:r>
              <w:rPr>
                <w:sz w:val="18"/>
                <w:szCs w:val="18"/>
              </w:rPr>
              <w:t>填写启用</w:t>
            </w:r>
            <w:r>
              <w:rPr>
                <w:sz w:val="18"/>
                <w:szCs w:val="18"/>
              </w:rPr>
              <w:t>license</w:t>
            </w:r>
            <w:r>
              <w:rPr>
                <w:sz w:val="18"/>
                <w:szCs w:val="18"/>
              </w:rPr>
              <w:t>的</w:t>
            </w:r>
            <w:r>
              <w:rPr>
                <w:sz w:val="18"/>
                <w:szCs w:val="18"/>
              </w:rPr>
              <w:t>Cell DU</w:t>
            </w:r>
            <w:r>
              <w:rPr>
                <w:sz w:val="18"/>
                <w:szCs w:val="18"/>
              </w:rPr>
              <w:t>的总数量；当</w:t>
            </w:r>
            <w:r>
              <w:rPr>
                <w:sz w:val="18"/>
                <w:szCs w:val="18"/>
              </w:rPr>
              <w:t>license_class</w:t>
            </w:r>
            <w:r>
              <w:rPr>
                <w:sz w:val="18"/>
                <w:szCs w:val="18"/>
              </w:rPr>
              <w:t>为集合包时，填写最高级别的网元</w:t>
            </w:r>
            <w:r>
              <w:rPr>
                <w:sz w:val="18"/>
                <w:szCs w:val="18"/>
              </w:rPr>
              <w:t>dn</w:t>
            </w:r>
            <w:r>
              <w:rPr>
                <w:sz w:val="18"/>
                <w:szCs w:val="18"/>
              </w:rPr>
              <w:t>；如果对所有网元启作用填写</w:t>
            </w:r>
            <w:r>
              <w:rPr>
                <w:sz w:val="18"/>
                <w:szCs w:val="18"/>
              </w:rPr>
              <w:t>“ALL”</w:t>
            </w:r>
            <w:r>
              <w:rPr>
                <w:sz w:val="18"/>
                <w:szCs w:val="18"/>
              </w:rPr>
              <w:t>。</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M</w:t>
            </w:r>
          </w:p>
        </w:tc>
      </w:tr>
      <w:tr w:rsidR="00B53BBB">
        <w:trPr>
          <w:trHeight w:val="525"/>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rPr>
                <w:sz w:val="18"/>
                <w:szCs w:val="18"/>
              </w:rPr>
            </w:pPr>
            <w:r>
              <w:rPr>
                <w:rFonts w:hint="eastAsia"/>
                <w:sz w:val="18"/>
                <w:szCs w:val="18"/>
              </w:rPr>
              <w:t>relatedRRU</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启用</w:t>
            </w:r>
            <w:r>
              <w:rPr>
                <w:sz w:val="18"/>
                <w:szCs w:val="18"/>
              </w:rPr>
              <w:t>license</w:t>
            </w:r>
            <w:r>
              <w:rPr>
                <w:sz w:val="18"/>
                <w:szCs w:val="18"/>
              </w:rPr>
              <w:t>的</w:t>
            </w:r>
            <w:r>
              <w:rPr>
                <w:sz w:val="18"/>
                <w:szCs w:val="18"/>
              </w:rPr>
              <w:t>RRU</w:t>
            </w:r>
            <w:r>
              <w:rPr>
                <w:sz w:val="18"/>
                <w:szCs w:val="18"/>
              </w:rPr>
              <w:t>数量</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填写启用</w:t>
            </w:r>
            <w:r>
              <w:rPr>
                <w:sz w:val="18"/>
                <w:szCs w:val="18"/>
              </w:rPr>
              <w:t>license</w:t>
            </w:r>
            <w:r>
              <w:rPr>
                <w:sz w:val="18"/>
                <w:szCs w:val="18"/>
              </w:rPr>
              <w:t>的</w:t>
            </w:r>
            <w:r>
              <w:rPr>
                <w:sz w:val="18"/>
                <w:szCs w:val="18"/>
              </w:rPr>
              <w:t>RRU</w:t>
            </w:r>
            <w:r>
              <w:rPr>
                <w:sz w:val="18"/>
                <w:szCs w:val="18"/>
              </w:rPr>
              <w:t>的总数量；当</w:t>
            </w:r>
            <w:r>
              <w:rPr>
                <w:sz w:val="18"/>
                <w:szCs w:val="18"/>
              </w:rPr>
              <w:t>license_class</w:t>
            </w:r>
            <w:r>
              <w:rPr>
                <w:sz w:val="18"/>
                <w:szCs w:val="18"/>
              </w:rPr>
              <w:t>为集合包时，填写最高级别的网元</w:t>
            </w:r>
            <w:r>
              <w:rPr>
                <w:sz w:val="18"/>
                <w:szCs w:val="18"/>
              </w:rPr>
              <w:t>dn</w:t>
            </w:r>
            <w:r>
              <w:rPr>
                <w:sz w:val="18"/>
                <w:szCs w:val="18"/>
              </w:rPr>
              <w:t>；如果对所有网元启作用填写</w:t>
            </w:r>
            <w:r>
              <w:rPr>
                <w:sz w:val="18"/>
                <w:szCs w:val="18"/>
              </w:rPr>
              <w:t>“ALL”</w:t>
            </w:r>
            <w:r>
              <w:rPr>
                <w:sz w:val="18"/>
                <w:szCs w:val="18"/>
              </w:rPr>
              <w:t>。</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rPr>
                <w:sz w:val="18"/>
                <w:szCs w:val="18"/>
              </w:rPr>
            </w:pPr>
            <w:r>
              <w:rPr>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rPr>
                <w:sz w:val="18"/>
                <w:szCs w:val="18"/>
              </w:rPr>
            </w:pPr>
            <w:r>
              <w:rPr>
                <w:sz w:val="18"/>
                <w:szCs w:val="18"/>
              </w:rPr>
              <w:t>M</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allocatedValue</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授权数值</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开关型</w:t>
            </w:r>
            <w:r>
              <w:rPr>
                <w:kern w:val="0"/>
                <w:sz w:val="18"/>
                <w:szCs w:val="18"/>
              </w:rPr>
              <w:t>license</w:t>
            </w:r>
            <w:r>
              <w:rPr>
                <w:kern w:val="0"/>
                <w:sz w:val="18"/>
                <w:szCs w:val="18"/>
              </w:rPr>
              <w:t>填写：</w:t>
            </w:r>
            <w:r>
              <w:rPr>
                <w:kern w:val="0"/>
                <w:sz w:val="18"/>
                <w:szCs w:val="18"/>
              </w:rPr>
              <w:t>1</w:t>
            </w:r>
            <w:r>
              <w:rPr>
                <w:kern w:val="0"/>
                <w:sz w:val="18"/>
                <w:szCs w:val="18"/>
              </w:rPr>
              <w:t>；数值型</w:t>
            </w:r>
            <w:r>
              <w:rPr>
                <w:kern w:val="0"/>
                <w:sz w:val="18"/>
                <w:szCs w:val="18"/>
              </w:rPr>
              <w:t>license</w:t>
            </w:r>
            <w:r>
              <w:rPr>
                <w:kern w:val="0"/>
                <w:sz w:val="18"/>
                <w:szCs w:val="18"/>
              </w:rPr>
              <w:t>填写整数值。</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整型</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usedValue</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使用数值</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开关型</w:t>
            </w:r>
            <w:r>
              <w:rPr>
                <w:kern w:val="0"/>
                <w:sz w:val="18"/>
                <w:szCs w:val="18"/>
              </w:rPr>
              <w:t>license</w:t>
            </w:r>
            <w:r>
              <w:rPr>
                <w:kern w:val="0"/>
                <w:sz w:val="18"/>
                <w:szCs w:val="18"/>
              </w:rPr>
              <w:t>填写：</w:t>
            </w:r>
            <w:r>
              <w:rPr>
                <w:kern w:val="0"/>
                <w:sz w:val="18"/>
                <w:szCs w:val="18"/>
              </w:rPr>
              <w:t>0</w:t>
            </w:r>
            <w:r>
              <w:rPr>
                <w:kern w:val="0"/>
                <w:sz w:val="18"/>
                <w:szCs w:val="18"/>
              </w:rPr>
              <w:t>；</w:t>
            </w:r>
            <w:r>
              <w:rPr>
                <w:kern w:val="0"/>
                <w:sz w:val="18"/>
                <w:szCs w:val="18"/>
              </w:rPr>
              <w:t>1</w:t>
            </w:r>
            <w:r>
              <w:rPr>
                <w:kern w:val="0"/>
                <w:sz w:val="18"/>
                <w:szCs w:val="18"/>
              </w:rPr>
              <w:t>。</w:t>
            </w:r>
            <w:r>
              <w:rPr>
                <w:kern w:val="0"/>
                <w:sz w:val="18"/>
                <w:szCs w:val="18"/>
              </w:rPr>
              <w:t>0</w:t>
            </w:r>
            <w:r>
              <w:rPr>
                <w:kern w:val="0"/>
                <w:sz w:val="18"/>
                <w:szCs w:val="18"/>
              </w:rPr>
              <w:t>为关，</w:t>
            </w:r>
            <w:r>
              <w:rPr>
                <w:kern w:val="0"/>
                <w:sz w:val="18"/>
                <w:szCs w:val="18"/>
              </w:rPr>
              <w:t>1</w:t>
            </w:r>
            <w:r>
              <w:rPr>
                <w:kern w:val="0"/>
                <w:sz w:val="18"/>
                <w:szCs w:val="18"/>
              </w:rPr>
              <w:t>为开。数值型</w:t>
            </w:r>
            <w:r>
              <w:rPr>
                <w:kern w:val="0"/>
                <w:sz w:val="18"/>
                <w:szCs w:val="18"/>
              </w:rPr>
              <w:t>license</w:t>
            </w:r>
            <w:r>
              <w:rPr>
                <w:kern w:val="0"/>
                <w:sz w:val="18"/>
                <w:szCs w:val="18"/>
              </w:rPr>
              <w:t>填写整数值。</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整型</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expireDate</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w:t>
            </w:r>
            <w:r>
              <w:rPr>
                <w:kern w:val="0"/>
                <w:sz w:val="18"/>
                <w:szCs w:val="18"/>
              </w:rPr>
              <w:t>到期时间</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日期格式为：</w:t>
            </w:r>
            <w:r>
              <w:rPr>
                <w:kern w:val="0"/>
                <w:sz w:val="18"/>
                <w:szCs w:val="18"/>
              </w:rPr>
              <w:t xml:space="preserve"> YYYY-MM-DD HH:MI:SS</w:t>
            </w:r>
            <w:r>
              <w:rPr>
                <w:kern w:val="0"/>
                <w:sz w:val="18"/>
                <w:szCs w:val="18"/>
              </w:rPr>
              <w:t>，永久</w:t>
            </w:r>
            <w:r>
              <w:rPr>
                <w:kern w:val="0"/>
                <w:sz w:val="18"/>
                <w:szCs w:val="18"/>
              </w:rPr>
              <w:t>license</w:t>
            </w:r>
            <w:r>
              <w:rPr>
                <w:kern w:val="0"/>
                <w:sz w:val="18"/>
                <w:szCs w:val="18"/>
              </w:rPr>
              <w:t>填写：</w:t>
            </w:r>
            <w:r>
              <w:rPr>
                <w:kern w:val="0"/>
                <w:sz w:val="18"/>
                <w:szCs w:val="18"/>
              </w:rPr>
              <w:t>allways</w:t>
            </w:r>
            <w:r>
              <w:rPr>
                <w:kern w:val="0"/>
                <w:sz w:val="18"/>
                <w:szCs w:val="18"/>
              </w:rPr>
              <w:t>。</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日期</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M</w:t>
            </w:r>
          </w:p>
        </w:tc>
      </w:tr>
      <w:tr w:rsidR="00B53BBB">
        <w:trPr>
          <w:trHeight w:val="342"/>
        </w:trPr>
        <w:tc>
          <w:tcPr>
            <w:tcW w:w="1372"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description</w:t>
            </w:r>
          </w:p>
        </w:tc>
        <w:tc>
          <w:tcPr>
            <w:tcW w:w="1332"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功能简述</w:t>
            </w:r>
          </w:p>
        </w:tc>
        <w:tc>
          <w:tcPr>
            <w:tcW w:w="324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license</w:t>
            </w:r>
            <w:r>
              <w:rPr>
                <w:kern w:val="0"/>
                <w:sz w:val="18"/>
                <w:szCs w:val="18"/>
              </w:rPr>
              <w:t>功能简述</w:t>
            </w:r>
          </w:p>
        </w:tc>
        <w:tc>
          <w:tcPr>
            <w:tcW w:w="789"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kern w:val="0"/>
                <w:sz w:val="18"/>
                <w:szCs w:val="18"/>
              </w:rPr>
            </w:pPr>
            <w:r>
              <w:rPr>
                <w:kern w:val="0"/>
                <w:sz w:val="18"/>
                <w:szCs w:val="18"/>
              </w:rPr>
              <w:t>字符串</w:t>
            </w:r>
          </w:p>
        </w:tc>
        <w:tc>
          <w:tcPr>
            <w:tcW w:w="5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自动采集</w:t>
            </w:r>
          </w:p>
        </w:tc>
        <w:tc>
          <w:tcPr>
            <w:tcW w:w="62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kern w:val="0"/>
                <w:sz w:val="18"/>
                <w:szCs w:val="18"/>
              </w:rPr>
            </w:pPr>
            <w:r>
              <w:rPr>
                <w:kern w:val="0"/>
                <w:sz w:val="18"/>
                <w:szCs w:val="18"/>
              </w:rPr>
              <w:t>O</w:t>
            </w:r>
          </w:p>
        </w:tc>
      </w:tr>
    </w:tbl>
    <w:p w:rsidR="00B53BBB" w:rsidRDefault="00B53BBB">
      <w:pPr>
        <w:pStyle w:val="af5"/>
        <w:rPr>
          <w:rFonts w:ascii="Times New Roman"/>
        </w:rPr>
      </w:pPr>
    </w:p>
    <w:p w:rsidR="00B53BBB" w:rsidRDefault="00776686">
      <w:pPr>
        <w:pStyle w:val="a0"/>
        <w:spacing w:before="156" w:after="156"/>
        <w:rPr>
          <w:rFonts w:ascii="Times New Roman"/>
        </w:rPr>
      </w:pPr>
      <w:bookmarkStart w:id="291" w:name="_Toc123025248"/>
      <w:r>
        <w:rPr>
          <w:rFonts w:ascii="Times New Roman"/>
        </w:rPr>
        <w:t>Feature</w:t>
      </w:r>
      <w:bookmarkEnd w:id="291"/>
    </w:p>
    <w:tbl>
      <w:tblPr>
        <w:tblW w:w="8959" w:type="dxa"/>
        <w:tblLook w:val="04A0" w:firstRow="1" w:lastRow="0" w:firstColumn="1" w:lastColumn="0" w:noHBand="0" w:noVBand="1"/>
      </w:tblPr>
      <w:tblGrid>
        <w:gridCol w:w="1296"/>
        <w:gridCol w:w="1504"/>
        <w:gridCol w:w="2233"/>
        <w:gridCol w:w="686"/>
        <w:gridCol w:w="1080"/>
        <w:gridCol w:w="1080"/>
        <w:gridCol w:w="1080"/>
      </w:tblGrid>
      <w:tr w:rsidR="00B53BBB">
        <w:trPr>
          <w:trHeight w:val="342"/>
        </w:trPr>
        <w:tc>
          <w:tcPr>
            <w:tcW w:w="1296" w:type="dxa"/>
            <w:tcBorders>
              <w:top w:val="single" w:sz="4" w:space="0" w:color="auto"/>
              <w:left w:val="single" w:sz="4" w:space="0" w:color="auto"/>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英文名</w:t>
            </w:r>
          </w:p>
        </w:tc>
        <w:tc>
          <w:tcPr>
            <w:tcW w:w="1504"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属性名称</w:t>
            </w:r>
          </w:p>
        </w:tc>
        <w:tc>
          <w:tcPr>
            <w:tcW w:w="2233"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解释及触发点</w:t>
            </w:r>
          </w:p>
        </w:tc>
        <w:tc>
          <w:tcPr>
            <w:tcW w:w="686"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数据类型</w:t>
            </w:r>
          </w:p>
        </w:tc>
        <w:tc>
          <w:tcPr>
            <w:tcW w:w="108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单位</w:t>
            </w:r>
          </w:p>
        </w:tc>
        <w:tc>
          <w:tcPr>
            <w:tcW w:w="108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采集方式</w:t>
            </w:r>
          </w:p>
        </w:tc>
        <w:tc>
          <w:tcPr>
            <w:tcW w:w="1080" w:type="dxa"/>
            <w:tcBorders>
              <w:top w:val="single" w:sz="4" w:space="0" w:color="auto"/>
              <w:left w:val="nil"/>
              <w:bottom w:val="single" w:sz="4" w:space="0" w:color="auto"/>
              <w:right w:val="single" w:sz="4" w:space="0" w:color="auto"/>
            </w:tcBorders>
            <w:shd w:val="clear" w:color="000000" w:fill="C0C0C0"/>
            <w:vAlign w:val="center"/>
          </w:tcPr>
          <w:p w:rsidR="00B53BBB" w:rsidRDefault="00776686">
            <w:pPr>
              <w:widowControl/>
              <w:rPr>
                <w:rFonts w:ascii="宋体" w:hAnsi="宋体" w:cs="宋体"/>
                <w:b/>
                <w:bCs/>
                <w:color w:val="000000"/>
                <w:kern w:val="0"/>
                <w:sz w:val="18"/>
                <w:szCs w:val="18"/>
              </w:rPr>
            </w:pPr>
            <w:r>
              <w:rPr>
                <w:rFonts w:ascii="宋体" w:hAnsi="宋体" w:cs="宋体" w:hint="eastAsia"/>
                <w:b/>
                <w:bCs/>
                <w:color w:val="000000"/>
                <w:kern w:val="0"/>
                <w:sz w:val="18"/>
                <w:szCs w:val="18"/>
              </w:rPr>
              <w:t>限定</w:t>
            </w:r>
          </w:p>
        </w:tc>
      </w:tr>
      <w:tr w:rsidR="00B53BBB">
        <w:trPr>
          <w:trHeight w:val="342"/>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featureID</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 ID</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feature唯一标识符</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342"/>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featureName</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feature名称</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feature名称,如节能功能、载波聚合功能等。</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1005"/>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featureClass</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feature的网元级别</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取值：1：网管级</w:t>
            </w:r>
            <w:r>
              <w:rPr>
                <w:rFonts w:ascii="宋体" w:hAnsi="宋体" w:cs="宋体" w:hint="eastAsia"/>
                <w:kern w:val="0"/>
                <w:sz w:val="18"/>
                <w:szCs w:val="18"/>
              </w:rPr>
              <w:br/>
              <w:t>2：基站级</w:t>
            </w:r>
            <w:r>
              <w:rPr>
                <w:rFonts w:ascii="宋体" w:hAnsi="宋体" w:cs="宋体" w:hint="eastAsia"/>
                <w:kern w:val="0"/>
                <w:sz w:val="18"/>
                <w:szCs w:val="18"/>
              </w:rPr>
              <w:br/>
              <w:t>3：小区级</w:t>
            </w:r>
            <w:r>
              <w:rPr>
                <w:rFonts w:ascii="宋体" w:hAnsi="宋体" w:cs="宋体" w:hint="eastAsia"/>
                <w:kern w:val="0"/>
                <w:sz w:val="18"/>
                <w:szCs w:val="18"/>
              </w:rPr>
              <w:br/>
              <w:t>4：RRU级</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整型</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525"/>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relatedgNB</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启用feature的gNB数量</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填写启用该feature的gNB总数量。</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570"/>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relatedCell</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启用feature的Cell DU数量</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填写启用该feature的Cell DU的总数量。</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495"/>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relatedRRU</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启用feature的RRU数量</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填写启用该feature的RRU的总数量。</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M</w:t>
            </w:r>
          </w:p>
        </w:tc>
      </w:tr>
      <w:tr w:rsidR="00B53BBB">
        <w:trPr>
          <w:trHeight w:val="450"/>
        </w:trPr>
        <w:tc>
          <w:tcPr>
            <w:tcW w:w="1296" w:type="dxa"/>
            <w:tcBorders>
              <w:top w:val="nil"/>
              <w:left w:val="single" w:sz="4" w:space="0" w:color="auto"/>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lastRenderedPageBreak/>
              <w:t>description</w:t>
            </w:r>
          </w:p>
        </w:tc>
        <w:tc>
          <w:tcPr>
            <w:tcW w:w="1504"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feature功能简述</w:t>
            </w:r>
          </w:p>
        </w:tc>
        <w:tc>
          <w:tcPr>
            <w:tcW w:w="2233"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feature功能简述</w:t>
            </w:r>
          </w:p>
        </w:tc>
        <w:tc>
          <w:tcPr>
            <w:tcW w:w="686" w:type="dxa"/>
            <w:tcBorders>
              <w:top w:val="nil"/>
              <w:left w:val="nil"/>
              <w:bottom w:val="single" w:sz="4" w:space="0" w:color="auto"/>
              <w:right w:val="single" w:sz="4" w:space="0" w:color="auto"/>
            </w:tcBorders>
            <w:shd w:val="clear" w:color="auto" w:fill="auto"/>
            <w:vAlign w:val="center"/>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字符串</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无</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自动采集</w:t>
            </w:r>
          </w:p>
        </w:tc>
        <w:tc>
          <w:tcPr>
            <w:tcW w:w="1080" w:type="dxa"/>
            <w:tcBorders>
              <w:top w:val="nil"/>
              <w:left w:val="nil"/>
              <w:bottom w:val="single" w:sz="4" w:space="0" w:color="auto"/>
              <w:right w:val="single" w:sz="4" w:space="0" w:color="auto"/>
            </w:tcBorders>
            <w:shd w:val="clear" w:color="auto" w:fill="auto"/>
            <w:noWrap/>
            <w:vAlign w:val="bottom"/>
          </w:tcPr>
          <w:p w:rsidR="00B53BBB" w:rsidRDefault="00776686">
            <w:pPr>
              <w:widowControl/>
              <w:jc w:val="left"/>
              <w:rPr>
                <w:rFonts w:ascii="宋体" w:hAnsi="宋体" w:cs="宋体"/>
                <w:kern w:val="0"/>
                <w:sz w:val="18"/>
                <w:szCs w:val="18"/>
              </w:rPr>
            </w:pPr>
            <w:r>
              <w:rPr>
                <w:rFonts w:ascii="宋体" w:hAnsi="宋体" w:cs="宋体" w:hint="eastAsia"/>
                <w:kern w:val="0"/>
                <w:sz w:val="18"/>
                <w:szCs w:val="18"/>
              </w:rPr>
              <w:t>O</w:t>
            </w:r>
          </w:p>
        </w:tc>
      </w:tr>
    </w:tbl>
    <w:p w:rsidR="00B53BBB" w:rsidRDefault="00B53BBB">
      <w:pPr>
        <w:pStyle w:val="af5"/>
        <w:rPr>
          <w:rFonts w:ascii="Times New Roman"/>
        </w:rPr>
      </w:pPr>
    </w:p>
    <w:bookmarkEnd w:id="286"/>
    <w:bookmarkEnd w:id="287"/>
    <w:p w:rsidR="00B53BBB" w:rsidDel="00824D1A" w:rsidRDefault="00776686" w:rsidP="00824D1A">
      <w:pPr>
        <w:widowControl/>
        <w:jc w:val="left"/>
        <w:rPr>
          <w:del w:id="292" w:author="tangjinkun" w:date="2022-12-27T09:19:00Z"/>
        </w:rPr>
      </w:pPr>
      <w:r>
        <w:br w:type="page"/>
      </w:r>
    </w:p>
    <w:p w:rsidR="00B53BBB" w:rsidDel="00824D1A" w:rsidRDefault="00776686">
      <w:pPr>
        <w:widowControl/>
        <w:jc w:val="left"/>
        <w:rPr>
          <w:del w:id="293" w:author="tangjinkun" w:date="2022-12-27T09:19:00Z"/>
        </w:rPr>
        <w:pPrChange w:id="294" w:author="tangjinkun" w:date="2022-12-27T09:19:00Z">
          <w:pPr>
            <w:pStyle w:val="aff3"/>
            <w:widowControl/>
            <w:numPr>
              <w:numId w:val="3"/>
            </w:numPr>
            <w:shd w:val="clear" w:color="FFFFFF" w:fill="FFFFFF"/>
            <w:tabs>
              <w:tab w:val="left" w:pos="6405"/>
            </w:tabs>
            <w:spacing w:after="560"/>
            <w:ind w:firstLineChars="0" w:firstLine="0"/>
            <w:jc w:val="center"/>
            <w:outlineLvl w:val="0"/>
          </w:pPr>
        </w:pPrChange>
      </w:pPr>
      <w:del w:id="295" w:author="tangjinkun" w:date="2022-12-27T09:19:00Z">
        <w:r w:rsidDel="00824D1A">
          <w:rPr>
            <w:rFonts w:eastAsia="黑体"/>
            <w:kern w:val="0"/>
          </w:rPr>
          <w:lastRenderedPageBreak/>
          <w:br/>
        </w:r>
        <w:bookmarkStart w:id="296" w:name="_Toc382494302"/>
        <w:bookmarkStart w:id="297" w:name="_Toc406595445"/>
        <w:bookmarkStart w:id="298" w:name="_Toc470871221"/>
        <w:bookmarkStart w:id="299" w:name="_Toc424838853"/>
        <w:r w:rsidDel="00824D1A">
          <w:rPr>
            <w:rFonts w:eastAsia="黑体"/>
            <w:kern w:val="0"/>
          </w:rPr>
          <w:delText>（规范性附录）取值说明</w:delText>
        </w:r>
        <w:bookmarkEnd w:id="296"/>
        <w:bookmarkEnd w:id="297"/>
        <w:bookmarkEnd w:id="298"/>
        <w:bookmarkEnd w:id="299"/>
      </w:del>
    </w:p>
    <w:p w:rsidR="00B53BBB" w:rsidDel="00824D1A" w:rsidRDefault="00776686">
      <w:pPr>
        <w:widowControl/>
        <w:jc w:val="left"/>
        <w:rPr>
          <w:del w:id="300" w:author="tangjinkun" w:date="2022-12-27T09:19:00Z"/>
          <w:rFonts w:eastAsia="黑体"/>
          <w:kern w:val="21"/>
          <w:szCs w:val="20"/>
        </w:rPr>
        <w:pPrChange w:id="301" w:author="tangjinkun" w:date="2022-12-27T09:19:00Z">
          <w:pPr>
            <w:widowControl/>
            <w:numPr>
              <w:ilvl w:val="1"/>
              <w:numId w:val="3"/>
            </w:numPr>
            <w:wordWrap w:val="0"/>
            <w:overflowPunct w:val="0"/>
            <w:autoSpaceDE w:val="0"/>
            <w:spacing w:beforeLines="50" w:before="156" w:afterLines="50" w:after="156"/>
            <w:textAlignment w:val="baseline"/>
            <w:outlineLvl w:val="1"/>
          </w:pPr>
        </w:pPrChange>
      </w:pPr>
      <w:del w:id="302" w:author="tangjinkun" w:date="2022-12-27T09:19:00Z">
        <w:r w:rsidDel="00824D1A">
          <w:rPr>
            <w:rFonts w:eastAsia="黑体"/>
            <w:kern w:val="21"/>
            <w:szCs w:val="20"/>
          </w:rPr>
          <w:delText>省份</w:delText>
        </w:r>
        <w:r w:rsidDel="00824D1A">
          <w:rPr>
            <w:rFonts w:eastAsia="黑体"/>
            <w:kern w:val="21"/>
            <w:szCs w:val="20"/>
          </w:rPr>
          <w:delText>/</w:delText>
        </w:r>
        <w:r w:rsidDel="00824D1A">
          <w:rPr>
            <w:rFonts w:eastAsia="黑体"/>
            <w:kern w:val="21"/>
            <w:szCs w:val="20"/>
          </w:rPr>
          <w:delText>城市</w:delText>
        </w:r>
        <w:r w:rsidDel="00824D1A">
          <w:rPr>
            <w:rFonts w:eastAsia="黑体"/>
            <w:kern w:val="21"/>
            <w:szCs w:val="20"/>
          </w:rPr>
          <w:delText>/</w:delText>
        </w:r>
        <w:r w:rsidDel="00824D1A">
          <w:rPr>
            <w:rFonts w:eastAsia="黑体"/>
            <w:kern w:val="21"/>
            <w:szCs w:val="20"/>
          </w:rPr>
          <w:delText>区县代码表</w:delText>
        </w:r>
      </w:del>
    </w:p>
    <w:p w:rsidR="00B53BBB" w:rsidDel="00824D1A" w:rsidRDefault="00776686">
      <w:pPr>
        <w:widowControl/>
        <w:jc w:val="left"/>
        <w:rPr>
          <w:del w:id="303" w:author="tangjinkun" w:date="2022-12-27T09:19:00Z"/>
        </w:rPr>
        <w:pPrChange w:id="304" w:author="tangjinkun" w:date="2022-12-27T09:19:00Z">
          <w:pPr>
            <w:pStyle w:val="af5"/>
            <w:spacing w:line="440" w:lineRule="exact"/>
            <w:ind w:firstLineChars="95" w:firstLine="199"/>
          </w:pPr>
        </w:pPrChange>
      </w:pPr>
      <w:del w:id="305" w:author="tangjinkun" w:date="2022-12-27T09:19:00Z">
        <w:r w:rsidDel="00824D1A">
          <w:delText>省份</w:delText>
        </w:r>
        <w:r w:rsidDel="00824D1A">
          <w:delText>/</w:delText>
        </w:r>
        <w:r w:rsidDel="00824D1A">
          <w:delText>城市</w:delText>
        </w:r>
        <w:r w:rsidDel="00824D1A">
          <w:delText>/</w:delText>
        </w:r>
        <w:r w:rsidDel="00824D1A">
          <w:delText>区县代码表：</w:delText>
        </w:r>
      </w:del>
    </w:p>
    <w:p w:rsidR="00B53BBB" w:rsidDel="00824D1A" w:rsidRDefault="00776686">
      <w:pPr>
        <w:widowControl/>
        <w:jc w:val="left"/>
        <w:rPr>
          <w:del w:id="306" w:author="tangjinkun" w:date="2022-12-27T09:19:00Z"/>
        </w:rPr>
        <w:pPrChange w:id="307" w:author="tangjinkun" w:date="2022-12-27T09:19:00Z">
          <w:pPr>
            <w:jc w:val="center"/>
          </w:pPr>
        </w:pPrChange>
      </w:pPr>
      <w:del w:id="308" w:author="tangjinkun" w:date="2022-12-27T09:19:00Z">
        <w:r w:rsidDel="00824D1A">
          <w:object w:dxaOrig="1565" w:dyaOrig="1077">
            <v:shape id="_x0000_i1026" type="#_x0000_t75" style="width:78pt;height:54pt" o:ole="">
              <v:imagedata r:id="rId14" o:title=""/>
            </v:shape>
            <o:OLEObject Type="Embed" ProgID="Excel.Sheet.12" ShapeID="_x0000_i1026" DrawAspect="Icon" ObjectID="_1733641255" r:id="rId15"/>
          </w:object>
        </w:r>
      </w:del>
    </w:p>
    <w:p w:rsidR="00B53BBB" w:rsidDel="00824D1A" w:rsidRDefault="00776686">
      <w:pPr>
        <w:widowControl/>
        <w:jc w:val="left"/>
        <w:rPr>
          <w:del w:id="309" w:author="tangjinkun" w:date="2022-12-27T09:19:00Z"/>
          <w:rFonts w:eastAsia="黑体"/>
          <w:kern w:val="21"/>
          <w:szCs w:val="20"/>
        </w:rPr>
        <w:pPrChange w:id="310" w:author="tangjinkun" w:date="2022-12-27T09:19:00Z">
          <w:pPr>
            <w:widowControl/>
            <w:numPr>
              <w:ilvl w:val="1"/>
              <w:numId w:val="3"/>
            </w:numPr>
            <w:wordWrap w:val="0"/>
            <w:overflowPunct w:val="0"/>
            <w:autoSpaceDE w:val="0"/>
            <w:spacing w:beforeLines="50" w:before="156" w:afterLines="50" w:after="156"/>
            <w:textAlignment w:val="baseline"/>
            <w:outlineLvl w:val="1"/>
          </w:pPr>
        </w:pPrChange>
      </w:pPr>
      <w:bookmarkStart w:id="311" w:name="_Toc470871223"/>
      <w:del w:id="312" w:author="tangjinkun" w:date="2022-12-27T09:19:00Z">
        <w:r w:rsidDel="00824D1A">
          <w:rPr>
            <w:rFonts w:eastAsia="黑体"/>
            <w:kern w:val="21"/>
            <w:szCs w:val="20"/>
          </w:rPr>
          <w:delText>厂家编码表</w:delText>
        </w:r>
        <w:bookmarkEnd w:id="311"/>
      </w:del>
    </w:p>
    <w:p w:rsidR="00B53BBB" w:rsidDel="00824D1A" w:rsidRDefault="00776686">
      <w:pPr>
        <w:widowControl/>
        <w:jc w:val="left"/>
        <w:rPr>
          <w:del w:id="313" w:author="tangjinkun" w:date="2022-12-27T09:19:00Z"/>
        </w:rPr>
        <w:pPrChange w:id="314" w:author="tangjinkun" w:date="2022-12-27T09:19:00Z">
          <w:pPr>
            <w:ind w:firstLineChars="100" w:firstLine="210"/>
          </w:pPr>
        </w:pPrChange>
      </w:pPr>
      <w:del w:id="315" w:author="tangjinkun" w:date="2022-12-27T09:19:00Z">
        <w:r w:rsidDel="00824D1A">
          <w:delText>厂家编码表：</w:delText>
        </w:r>
      </w:del>
    </w:p>
    <w:p w:rsidR="00B53BBB" w:rsidDel="00824D1A" w:rsidRDefault="00776686">
      <w:pPr>
        <w:widowControl/>
        <w:jc w:val="left"/>
        <w:rPr>
          <w:del w:id="316" w:author="tangjinkun" w:date="2022-12-27T09:19:00Z"/>
        </w:rPr>
        <w:pPrChange w:id="317" w:author="tangjinkun" w:date="2022-12-27T09:19:00Z">
          <w:pPr>
            <w:jc w:val="center"/>
          </w:pPr>
        </w:pPrChange>
      </w:pPr>
      <w:del w:id="318" w:author="tangjinkun" w:date="2022-12-27T09:19:00Z">
        <w:r w:rsidDel="00824D1A">
          <w:object w:dxaOrig="1565" w:dyaOrig="1077">
            <v:shape id="_x0000_i1027" type="#_x0000_t75" style="width:78pt;height:54pt" o:ole="">
              <v:imagedata r:id="rId16" o:title=""/>
            </v:shape>
            <o:OLEObject Type="Embed" ProgID="Excel.Sheet.8" ShapeID="_x0000_i1027" DrawAspect="Icon" ObjectID="_1733641256" r:id="rId17"/>
          </w:object>
        </w:r>
      </w:del>
    </w:p>
    <w:p w:rsidR="00B53BBB" w:rsidRDefault="00776686" w:rsidP="00824D1A">
      <w:pPr>
        <w:widowControl/>
        <w:jc w:val="left"/>
      </w:pPr>
      <w:del w:id="319" w:author="tangjinkun" w:date="2022-12-27T09:19:00Z">
        <w:r w:rsidDel="00824D1A">
          <w:br w:type="page"/>
        </w:r>
      </w:del>
    </w:p>
    <w:p w:rsidR="00B53BBB" w:rsidRDefault="00B53BBB">
      <w:pPr>
        <w:jc w:val="center"/>
      </w:pPr>
    </w:p>
    <w:p w:rsidR="00B53BBB" w:rsidRDefault="00B53BBB">
      <w:pPr>
        <w:pStyle w:val="aff3"/>
        <w:widowControl/>
        <w:shd w:val="clear" w:color="FFFFFF" w:fill="FFFFFF"/>
        <w:tabs>
          <w:tab w:val="left" w:pos="6405"/>
        </w:tabs>
        <w:spacing w:after="560"/>
        <w:ind w:firstLineChars="0" w:firstLine="0"/>
        <w:outlineLvl w:val="0"/>
        <w:rPr>
          <w:rFonts w:eastAsia="黑体"/>
          <w:kern w:val="0"/>
        </w:rPr>
      </w:pPr>
    </w:p>
    <w:sectPr w:rsidR="00B53B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19D1" w:rsidRDefault="006719D1">
      <w:r>
        <w:separator/>
      </w:r>
    </w:p>
  </w:endnote>
  <w:endnote w:type="continuationSeparator" w:id="0">
    <w:p w:rsidR="006719D1" w:rsidRDefault="0067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686" w:rsidRDefault="00776686">
    <w:pPr>
      <w:pStyle w:val="af6"/>
    </w:pPr>
    <w:r>
      <w:fldChar w:fldCharType="begin"/>
    </w:r>
    <w:r>
      <w:instrText xml:space="preserve"> PAGE  \* MERGEFORMAT </w:instrText>
    </w:r>
    <w:r>
      <w:fldChar w:fldCharType="separate"/>
    </w:r>
    <w:r w:rsidR="00A7728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19D1" w:rsidRDefault="006719D1">
      <w:r>
        <w:separator/>
      </w:r>
    </w:p>
  </w:footnote>
  <w:footnote w:type="continuationSeparator" w:id="0">
    <w:p w:rsidR="006719D1" w:rsidRDefault="006719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686" w:rsidRDefault="00776686">
    <w:pPr>
      <w:pStyle w:val="ae"/>
      <w:jc w:val="right"/>
    </w:pPr>
    <w:r>
      <w:rPr>
        <w:rFonts w:hint="eastAsia"/>
      </w:rPr>
      <w:t>中国联通</w:t>
    </w:r>
    <w:r>
      <w:rPr>
        <w:rFonts w:hint="eastAsia"/>
      </w:rPr>
      <w:t>5G NR</w:t>
    </w:r>
    <w:r>
      <w:rPr>
        <w:rFonts w:hint="eastAsia"/>
      </w:rPr>
      <w:t>数字蜂窝社会化基站无线网基础数据采集技术规范</w:t>
    </w:r>
    <w:r>
      <w:rPr>
        <w:rFonts w:hint="eastAsia"/>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32BF39"/>
    <w:multiLevelType w:val="singleLevel"/>
    <w:tmpl w:val="C432BF39"/>
    <w:lvl w:ilvl="0">
      <w:start w:val="1"/>
      <w:numFmt w:val="decimal"/>
      <w:lvlText w:val="%1)"/>
      <w:lvlJc w:val="left"/>
      <w:pPr>
        <w:tabs>
          <w:tab w:val="left" w:pos="420"/>
        </w:tabs>
        <w:ind w:left="845" w:hanging="425"/>
      </w:pPr>
      <w:rPr>
        <w:rFonts w:hint="default"/>
      </w:rPr>
    </w:lvl>
  </w:abstractNum>
  <w:abstractNum w:abstractNumId="1">
    <w:nsid w:val="16131C57"/>
    <w:multiLevelType w:val="multilevel"/>
    <w:tmpl w:val="16131C57"/>
    <w:lvl w:ilvl="0">
      <w:start w:val="1"/>
      <w:numFmt w:val="decimal"/>
      <w:lvlText w:val="表 %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1FC91163"/>
    <w:multiLevelType w:val="multilevel"/>
    <w:tmpl w:val="1FC91163"/>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pStyle w:val="a0"/>
      <w:suff w:val="nothing"/>
      <w:lvlText w:val="%1.%2　"/>
      <w:lvlJc w:val="left"/>
      <w:pPr>
        <w:ind w:left="1702"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0" w:firstLine="0"/>
      </w:pPr>
      <w:rPr>
        <w:rFonts w:hint="eastAsia"/>
      </w:rPr>
    </w:lvl>
    <w:lvl w:ilvl="8">
      <w:start w:val="1"/>
      <w:numFmt w:val="decimal"/>
      <w:lvlText w:val="%1.%2.%3.%4.%5.%6.%7.%8.%9"/>
      <w:lvlJc w:val="left"/>
      <w:pPr>
        <w:tabs>
          <w:tab w:val="left" w:pos="4777"/>
        </w:tabs>
        <w:ind w:left="0" w:firstLine="0"/>
      </w:pPr>
      <w:rPr>
        <w:rFonts w:hint="eastAsia"/>
      </w:rPr>
    </w:lvl>
  </w:abstractNum>
  <w:abstractNum w:abstractNumId="3">
    <w:nsid w:val="2E9307D8"/>
    <w:multiLevelType w:val="multilevel"/>
    <w:tmpl w:val="2E9307D8"/>
    <w:lvl w:ilvl="0">
      <w:start w:val="1"/>
      <w:numFmt w:val="upperLetter"/>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
    <w:nsid w:val="4E6A0081"/>
    <w:multiLevelType w:val="multilevel"/>
    <w:tmpl w:val="4E6A0081"/>
    <w:lvl w:ilvl="0">
      <w:start w:val="1"/>
      <w:numFmt w:val="decimal"/>
      <w:suff w:val="space"/>
      <w:lvlText w:val="（%1）"/>
      <w:lvlJc w:val="left"/>
      <w:pPr>
        <w:ind w:left="1371" w:hanging="945"/>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nsid w:val="557C2AF5"/>
    <w:multiLevelType w:val="multilevel"/>
    <w:tmpl w:val="557C2AF5"/>
    <w:lvl w:ilvl="0">
      <w:start w:val="1"/>
      <w:numFmt w:val="decimal"/>
      <w:pStyle w:val="a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
    <w:nsid w:val="76957705"/>
    <w:multiLevelType w:val="multilevel"/>
    <w:tmpl w:val="76957705"/>
    <w:lvl w:ilvl="0">
      <w:start w:val="1"/>
      <w:numFmt w:val="decimal"/>
      <w:suff w:val="space"/>
      <w:lvlText w:val="（%1）"/>
      <w:lvlJc w:val="left"/>
      <w:pPr>
        <w:ind w:left="1371" w:hanging="945"/>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2"/>
  </w:num>
  <w:num w:numId="2">
    <w:abstractNumId w:val="5"/>
  </w:num>
  <w:num w:numId="3">
    <w:abstractNumId w:val="3"/>
  </w:num>
  <w:num w:numId="4">
    <w:abstractNumId w:val="0"/>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trackRevisions/>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307"/>
    <w:rsid w:val="00004ABD"/>
    <w:rsid w:val="00030DCE"/>
    <w:rsid w:val="00036A37"/>
    <w:rsid w:val="00041893"/>
    <w:rsid w:val="00061BA8"/>
    <w:rsid w:val="00065CFC"/>
    <w:rsid w:val="000703A5"/>
    <w:rsid w:val="00070D71"/>
    <w:rsid w:val="0008103B"/>
    <w:rsid w:val="0008726A"/>
    <w:rsid w:val="0009245D"/>
    <w:rsid w:val="00094392"/>
    <w:rsid w:val="0009726D"/>
    <w:rsid w:val="000C37EF"/>
    <w:rsid w:val="000C4832"/>
    <w:rsid w:val="000C5C47"/>
    <w:rsid w:val="000D2A2D"/>
    <w:rsid w:val="000D3B62"/>
    <w:rsid w:val="000D7F38"/>
    <w:rsid w:val="000E3D37"/>
    <w:rsid w:val="001064E1"/>
    <w:rsid w:val="001134A1"/>
    <w:rsid w:val="00116DFF"/>
    <w:rsid w:val="00124B37"/>
    <w:rsid w:val="00146BB8"/>
    <w:rsid w:val="00157769"/>
    <w:rsid w:val="001610CD"/>
    <w:rsid w:val="00172AAE"/>
    <w:rsid w:val="0018488A"/>
    <w:rsid w:val="00191760"/>
    <w:rsid w:val="00194F58"/>
    <w:rsid w:val="00194FF3"/>
    <w:rsid w:val="001A3A99"/>
    <w:rsid w:val="001A5668"/>
    <w:rsid w:val="001A79CC"/>
    <w:rsid w:val="001B0282"/>
    <w:rsid w:val="001D7618"/>
    <w:rsid w:val="001E345A"/>
    <w:rsid w:val="002054AD"/>
    <w:rsid w:val="002115EA"/>
    <w:rsid w:val="00227FAF"/>
    <w:rsid w:val="00240772"/>
    <w:rsid w:val="0024519C"/>
    <w:rsid w:val="00250739"/>
    <w:rsid w:val="00253463"/>
    <w:rsid w:val="00257A39"/>
    <w:rsid w:val="00263896"/>
    <w:rsid w:val="002646D0"/>
    <w:rsid w:val="00266914"/>
    <w:rsid w:val="002820E6"/>
    <w:rsid w:val="00284307"/>
    <w:rsid w:val="002855FC"/>
    <w:rsid w:val="00291206"/>
    <w:rsid w:val="002948E9"/>
    <w:rsid w:val="002A09E3"/>
    <w:rsid w:val="002A2E05"/>
    <w:rsid w:val="002A45E9"/>
    <w:rsid w:val="002B1F55"/>
    <w:rsid w:val="002B3239"/>
    <w:rsid w:val="002B6782"/>
    <w:rsid w:val="002B77DA"/>
    <w:rsid w:val="002D3719"/>
    <w:rsid w:val="002D47C2"/>
    <w:rsid w:val="002E06BA"/>
    <w:rsid w:val="002E3CD8"/>
    <w:rsid w:val="002E7DBC"/>
    <w:rsid w:val="002F0E94"/>
    <w:rsid w:val="002F34D2"/>
    <w:rsid w:val="00321F56"/>
    <w:rsid w:val="00323615"/>
    <w:rsid w:val="00332742"/>
    <w:rsid w:val="0033596E"/>
    <w:rsid w:val="003573DC"/>
    <w:rsid w:val="00360249"/>
    <w:rsid w:val="00362D53"/>
    <w:rsid w:val="0037627D"/>
    <w:rsid w:val="00382470"/>
    <w:rsid w:val="00382D20"/>
    <w:rsid w:val="00391B15"/>
    <w:rsid w:val="0039233F"/>
    <w:rsid w:val="003A1156"/>
    <w:rsid w:val="003A3277"/>
    <w:rsid w:val="003A64F4"/>
    <w:rsid w:val="003B303E"/>
    <w:rsid w:val="003B4A08"/>
    <w:rsid w:val="003B58E8"/>
    <w:rsid w:val="003B5E0B"/>
    <w:rsid w:val="003B7000"/>
    <w:rsid w:val="003C03CF"/>
    <w:rsid w:val="003C468B"/>
    <w:rsid w:val="003D41A9"/>
    <w:rsid w:val="003D5931"/>
    <w:rsid w:val="003F36CB"/>
    <w:rsid w:val="00406CA5"/>
    <w:rsid w:val="00414BCE"/>
    <w:rsid w:val="00423961"/>
    <w:rsid w:val="00425244"/>
    <w:rsid w:val="004264B9"/>
    <w:rsid w:val="00430AD1"/>
    <w:rsid w:val="004370BA"/>
    <w:rsid w:val="00440C9C"/>
    <w:rsid w:val="004451A9"/>
    <w:rsid w:val="004465AE"/>
    <w:rsid w:val="00447C0B"/>
    <w:rsid w:val="00452043"/>
    <w:rsid w:val="00454C1A"/>
    <w:rsid w:val="0045722E"/>
    <w:rsid w:val="00477B7E"/>
    <w:rsid w:val="004925CC"/>
    <w:rsid w:val="00493977"/>
    <w:rsid w:val="004B1AB1"/>
    <w:rsid w:val="004B4AC9"/>
    <w:rsid w:val="004D0D0F"/>
    <w:rsid w:val="004E250C"/>
    <w:rsid w:val="004F2475"/>
    <w:rsid w:val="004F5F16"/>
    <w:rsid w:val="004F7C7C"/>
    <w:rsid w:val="00502EE4"/>
    <w:rsid w:val="00521036"/>
    <w:rsid w:val="005253DA"/>
    <w:rsid w:val="00540734"/>
    <w:rsid w:val="00540F86"/>
    <w:rsid w:val="0054300A"/>
    <w:rsid w:val="005513D4"/>
    <w:rsid w:val="005666C0"/>
    <w:rsid w:val="00570C83"/>
    <w:rsid w:val="00571A4A"/>
    <w:rsid w:val="0058320C"/>
    <w:rsid w:val="00587BE3"/>
    <w:rsid w:val="00591D5A"/>
    <w:rsid w:val="005A3032"/>
    <w:rsid w:val="005A3437"/>
    <w:rsid w:val="005A4ED7"/>
    <w:rsid w:val="005B2A0A"/>
    <w:rsid w:val="005B2A8A"/>
    <w:rsid w:val="005B2E5A"/>
    <w:rsid w:val="005B3AE4"/>
    <w:rsid w:val="005B4BB3"/>
    <w:rsid w:val="005B4ED3"/>
    <w:rsid w:val="005C7295"/>
    <w:rsid w:val="005C774A"/>
    <w:rsid w:val="005D45DA"/>
    <w:rsid w:val="005F19C6"/>
    <w:rsid w:val="005F3948"/>
    <w:rsid w:val="005F76F5"/>
    <w:rsid w:val="006073B0"/>
    <w:rsid w:val="00610DC8"/>
    <w:rsid w:val="00620A6C"/>
    <w:rsid w:val="00626C50"/>
    <w:rsid w:val="00640EC0"/>
    <w:rsid w:val="006465E7"/>
    <w:rsid w:val="00647CB6"/>
    <w:rsid w:val="0066035F"/>
    <w:rsid w:val="006719D1"/>
    <w:rsid w:val="00683CEA"/>
    <w:rsid w:val="006A3204"/>
    <w:rsid w:val="006A5E86"/>
    <w:rsid w:val="006C4AA2"/>
    <w:rsid w:val="006D1138"/>
    <w:rsid w:val="006D42EC"/>
    <w:rsid w:val="006E6D8D"/>
    <w:rsid w:val="006F381A"/>
    <w:rsid w:val="006F61A6"/>
    <w:rsid w:val="00710F2A"/>
    <w:rsid w:val="00711481"/>
    <w:rsid w:val="00723D86"/>
    <w:rsid w:val="007414CD"/>
    <w:rsid w:val="00744298"/>
    <w:rsid w:val="00756B2E"/>
    <w:rsid w:val="00774BDB"/>
    <w:rsid w:val="00776686"/>
    <w:rsid w:val="0078520E"/>
    <w:rsid w:val="00786CF3"/>
    <w:rsid w:val="0078796A"/>
    <w:rsid w:val="00791512"/>
    <w:rsid w:val="007A7D54"/>
    <w:rsid w:val="007C69D1"/>
    <w:rsid w:val="007D04AD"/>
    <w:rsid w:val="007D0ECE"/>
    <w:rsid w:val="007D5C70"/>
    <w:rsid w:val="007E2CE2"/>
    <w:rsid w:val="007E4DA9"/>
    <w:rsid w:val="007F0129"/>
    <w:rsid w:val="00804FE6"/>
    <w:rsid w:val="00812448"/>
    <w:rsid w:val="00824D1A"/>
    <w:rsid w:val="0082730F"/>
    <w:rsid w:val="008322BD"/>
    <w:rsid w:val="008326EB"/>
    <w:rsid w:val="00843283"/>
    <w:rsid w:val="0084622B"/>
    <w:rsid w:val="00846AA0"/>
    <w:rsid w:val="00847C25"/>
    <w:rsid w:val="00857FF6"/>
    <w:rsid w:val="00864707"/>
    <w:rsid w:val="0087141A"/>
    <w:rsid w:val="008948D8"/>
    <w:rsid w:val="008970CE"/>
    <w:rsid w:val="008A6336"/>
    <w:rsid w:val="008C001F"/>
    <w:rsid w:val="008C3B62"/>
    <w:rsid w:val="008D0945"/>
    <w:rsid w:val="008E7369"/>
    <w:rsid w:val="008F11C7"/>
    <w:rsid w:val="00907253"/>
    <w:rsid w:val="00910F42"/>
    <w:rsid w:val="00917B26"/>
    <w:rsid w:val="00924B30"/>
    <w:rsid w:val="00924FF4"/>
    <w:rsid w:val="00940B46"/>
    <w:rsid w:val="00957C94"/>
    <w:rsid w:val="009620F5"/>
    <w:rsid w:val="00966DF9"/>
    <w:rsid w:val="009708F2"/>
    <w:rsid w:val="0097730B"/>
    <w:rsid w:val="009832F0"/>
    <w:rsid w:val="0098547C"/>
    <w:rsid w:val="00995054"/>
    <w:rsid w:val="009C10B9"/>
    <w:rsid w:val="009C2EF1"/>
    <w:rsid w:val="009C32C7"/>
    <w:rsid w:val="009C39AE"/>
    <w:rsid w:val="009C731A"/>
    <w:rsid w:val="009D01FA"/>
    <w:rsid w:val="009D06D8"/>
    <w:rsid w:val="009E48ED"/>
    <w:rsid w:val="009F08FE"/>
    <w:rsid w:val="009F206D"/>
    <w:rsid w:val="00A0037C"/>
    <w:rsid w:val="00A00513"/>
    <w:rsid w:val="00A053CB"/>
    <w:rsid w:val="00A166C5"/>
    <w:rsid w:val="00A20C7A"/>
    <w:rsid w:val="00A22CD3"/>
    <w:rsid w:val="00A26051"/>
    <w:rsid w:val="00A30EB3"/>
    <w:rsid w:val="00A31978"/>
    <w:rsid w:val="00A41C1C"/>
    <w:rsid w:val="00A52CB8"/>
    <w:rsid w:val="00A53CF4"/>
    <w:rsid w:val="00A61643"/>
    <w:rsid w:val="00A625E2"/>
    <w:rsid w:val="00A66372"/>
    <w:rsid w:val="00A66B7F"/>
    <w:rsid w:val="00A7723B"/>
    <w:rsid w:val="00A77280"/>
    <w:rsid w:val="00A91C32"/>
    <w:rsid w:val="00AA7BDB"/>
    <w:rsid w:val="00AB2087"/>
    <w:rsid w:val="00AB72E3"/>
    <w:rsid w:val="00AC7BE0"/>
    <w:rsid w:val="00AD0261"/>
    <w:rsid w:val="00AD1EF2"/>
    <w:rsid w:val="00AE041D"/>
    <w:rsid w:val="00AE0B40"/>
    <w:rsid w:val="00AE14B1"/>
    <w:rsid w:val="00AE6299"/>
    <w:rsid w:val="00AF6278"/>
    <w:rsid w:val="00AF686C"/>
    <w:rsid w:val="00AF7A8A"/>
    <w:rsid w:val="00B01696"/>
    <w:rsid w:val="00B257AD"/>
    <w:rsid w:val="00B25E25"/>
    <w:rsid w:val="00B3091B"/>
    <w:rsid w:val="00B408F3"/>
    <w:rsid w:val="00B40FEB"/>
    <w:rsid w:val="00B51856"/>
    <w:rsid w:val="00B51C53"/>
    <w:rsid w:val="00B53BBB"/>
    <w:rsid w:val="00B53BC5"/>
    <w:rsid w:val="00B6366E"/>
    <w:rsid w:val="00B6400F"/>
    <w:rsid w:val="00B7128F"/>
    <w:rsid w:val="00B73066"/>
    <w:rsid w:val="00B75EA9"/>
    <w:rsid w:val="00B85246"/>
    <w:rsid w:val="00B96048"/>
    <w:rsid w:val="00BB307A"/>
    <w:rsid w:val="00BB3459"/>
    <w:rsid w:val="00BB41E3"/>
    <w:rsid w:val="00BC0248"/>
    <w:rsid w:val="00BD6010"/>
    <w:rsid w:val="00BF3A4F"/>
    <w:rsid w:val="00BF7859"/>
    <w:rsid w:val="00C01F4E"/>
    <w:rsid w:val="00C07293"/>
    <w:rsid w:val="00C07436"/>
    <w:rsid w:val="00C10963"/>
    <w:rsid w:val="00C4506A"/>
    <w:rsid w:val="00C4614F"/>
    <w:rsid w:val="00C511CC"/>
    <w:rsid w:val="00C56771"/>
    <w:rsid w:val="00C567E3"/>
    <w:rsid w:val="00C605F1"/>
    <w:rsid w:val="00C83428"/>
    <w:rsid w:val="00C84817"/>
    <w:rsid w:val="00C95B6B"/>
    <w:rsid w:val="00C97CAB"/>
    <w:rsid w:val="00CB5904"/>
    <w:rsid w:val="00CD0807"/>
    <w:rsid w:val="00CD63FE"/>
    <w:rsid w:val="00CF193D"/>
    <w:rsid w:val="00CF3E1E"/>
    <w:rsid w:val="00CF4442"/>
    <w:rsid w:val="00CF5D5D"/>
    <w:rsid w:val="00CF5EC6"/>
    <w:rsid w:val="00D049ED"/>
    <w:rsid w:val="00D1293E"/>
    <w:rsid w:val="00D232DE"/>
    <w:rsid w:val="00D23629"/>
    <w:rsid w:val="00D26F70"/>
    <w:rsid w:val="00D526A5"/>
    <w:rsid w:val="00D602A9"/>
    <w:rsid w:val="00D63E1E"/>
    <w:rsid w:val="00D653A4"/>
    <w:rsid w:val="00D72A9A"/>
    <w:rsid w:val="00D75B24"/>
    <w:rsid w:val="00D7660C"/>
    <w:rsid w:val="00D82111"/>
    <w:rsid w:val="00D82D1C"/>
    <w:rsid w:val="00D85096"/>
    <w:rsid w:val="00D87DCD"/>
    <w:rsid w:val="00D90475"/>
    <w:rsid w:val="00DA413C"/>
    <w:rsid w:val="00DA4DFA"/>
    <w:rsid w:val="00DA54B3"/>
    <w:rsid w:val="00DB0591"/>
    <w:rsid w:val="00DB6A99"/>
    <w:rsid w:val="00DC29F9"/>
    <w:rsid w:val="00DD4C42"/>
    <w:rsid w:val="00DD7626"/>
    <w:rsid w:val="00DE5D0D"/>
    <w:rsid w:val="00DF0B70"/>
    <w:rsid w:val="00DF0BAD"/>
    <w:rsid w:val="00DF2CEF"/>
    <w:rsid w:val="00DF7F6A"/>
    <w:rsid w:val="00E02137"/>
    <w:rsid w:val="00E1112D"/>
    <w:rsid w:val="00E13290"/>
    <w:rsid w:val="00E13901"/>
    <w:rsid w:val="00E15BAB"/>
    <w:rsid w:val="00E17996"/>
    <w:rsid w:val="00E25D0B"/>
    <w:rsid w:val="00E3075B"/>
    <w:rsid w:val="00E3342C"/>
    <w:rsid w:val="00E33748"/>
    <w:rsid w:val="00E36C45"/>
    <w:rsid w:val="00E45449"/>
    <w:rsid w:val="00E46D5F"/>
    <w:rsid w:val="00E52B36"/>
    <w:rsid w:val="00E539FB"/>
    <w:rsid w:val="00E73A58"/>
    <w:rsid w:val="00E8002F"/>
    <w:rsid w:val="00E84D07"/>
    <w:rsid w:val="00E91B0D"/>
    <w:rsid w:val="00E92A15"/>
    <w:rsid w:val="00E93D66"/>
    <w:rsid w:val="00EA03C1"/>
    <w:rsid w:val="00EA50D4"/>
    <w:rsid w:val="00EB0565"/>
    <w:rsid w:val="00EC019F"/>
    <w:rsid w:val="00EC0C46"/>
    <w:rsid w:val="00EC5220"/>
    <w:rsid w:val="00ED0A7A"/>
    <w:rsid w:val="00EE0203"/>
    <w:rsid w:val="00EE2CBB"/>
    <w:rsid w:val="00EE5AE5"/>
    <w:rsid w:val="00EE6942"/>
    <w:rsid w:val="00EF3AB6"/>
    <w:rsid w:val="00F02F19"/>
    <w:rsid w:val="00F0692F"/>
    <w:rsid w:val="00F141FB"/>
    <w:rsid w:val="00F1486C"/>
    <w:rsid w:val="00F1566C"/>
    <w:rsid w:val="00F2161F"/>
    <w:rsid w:val="00F22AD2"/>
    <w:rsid w:val="00F2334E"/>
    <w:rsid w:val="00F31F9B"/>
    <w:rsid w:val="00F32154"/>
    <w:rsid w:val="00F422F1"/>
    <w:rsid w:val="00F519B7"/>
    <w:rsid w:val="00F522F9"/>
    <w:rsid w:val="00F60D03"/>
    <w:rsid w:val="00F628E3"/>
    <w:rsid w:val="00F70DFE"/>
    <w:rsid w:val="00F72B44"/>
    <w:rsid w:val="00F734C6"/>
    <w:rsid w:val="00F74A35"/>
    <w:rsid w:val="00F75B9D"/>
    <w:rsid w:val="00FA112F"/>
    <w:rsid w:val="00FA1D66"/>
    <w:rsid w:val="00FA5677"/>
    <w:rsid w:val="00FB5DCE"/>
    <w:rsid w:val="00FC1D0D"/>
    <w:rsid w:val="00FC4838"/>
    <w:rsid w:val="00FD6204"/>
    <w:rsid w:val="00FE3019"/>
    <w:rsid w:val="00FE40B2"/>
    <w:rsid w:val="00FE4DA8"/>
    <w:rsid w:val="00FE7B46"/>
    <w:rsid w:val="00FF6311"/>
    <w:rsid w:val="015441BC"/>
    <w:rsid w:val="01BA1962"/>
    <w:rsid w:val="0208581B"/>
    <w:rsid w:val="092D6CCF"/>
    <w:rsid w:val="0F1068DF"/>
    <w:rsid w:val="12DF3727"/>
    <w:rsid w:val="14BC24B5"/>
    <w:rsid w:val="14E32355"/>
    <w:rsid w:val="1D937766"/>
    <w:rsid w:val="1E5A51EA"/>
    <w:rsid w:val="1F3B0978"/>
    <w:rsid w:val="2107675D"/>
    <w:rsid w:val="225D26CB"/>
    <w:rsid w:val="24FC54E5"/>
    <w:rsid w:val="2828238C"/>
    <w:rsid w:val="297E0FC3"/>
    <w:rsid w:val="2C253957"/>
    <w:rsid w:val="315A3E6F"/>
    <w:rsid w:val="3767758E"/>
    <w:rsid w:val="3A4D6A3F"/>
    <w:rsid w:val="3A8B7ACC"/>
    <w:rsid w:val="42272507"/>
    <w:rsid w:val="45FF1E01"/>
    <w:rsid w:val="470518C0"/>
    <w:rsid w:val="47974304"/>
    <w:rsid w:val="4A9B12B3"/>
    <w:rsid w:val="4D7E74E7"/>
    <w:rsid w:val="537E17CC"/>
    <w:rsid w:val="55500BDC"/>
    <w:rsid w:val="5F5508BA"/>
    <w:rsid w:val="603F213B"/>
    <w:rsid w:val="610E11C8"/>
    <w:rsid w:val="670814C3"/>
    <w:rsid w:val="6860643E"/>
    <w:rsid w:val="6A28336C"/>
    <w:rsid w:val="6D305143"/>
    <w:rsid w:val="6E1771CD"/>
    <w:rsid w:val="6E4E297D"/>
    <w:rsid w:val="6FA876D8"/>
    <w:rsid w:val="73B03424"/>
    <w:rsid w:val="7486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7">
    <w:name w:val="Normal"/>
    <w:qFormat/>
    <w:pPr>
      <w:widowControl w:val="0"/>
      <w:jc w:val="both"/>
    </w:pPr>
    <w:rPr>
      <w:kern w:val="2"/>
      <w:sz w:val="21"/>
      <w:szCs w:val="24"/>
    </w:rPr>
  </w:style>
  <w:style w:type="paragraph" w:styleId="1">
    <w:name w:val="heading 1"/>
    <w:basedOn w:val="a7"/>
    <w:next w:val="a7"/>
    <w:link w:val="1Char"/>
    <w:uiPriority w:val="9"/>
    <w:qFormat/>
    <w:pPr>
      <w:keepNext/>
      <w:keepLines/>
      <w:spacing w:before="340" w:after="330" w:line="578" w:lineRule="auto"/>
      <w:outlineLvl w:val="0"/>
    </w:pPr>
    <w:rPr>
      <w:b/>
      <w:bCs/>
      <w:kern w:val="44"/>
      <w:sz w:val="44"/>
      <w:szCs w:val="4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annotation text"/>
    <w:basedOn w:val="a7"/>
    <w:link w:val="Char"/>
    <w:uiPriority w:val="99"/>
    <w:semiHidden/>
    <w:unhideWhenUsed/>
    <w:qFormat/>
    <w:pPr>
      <w:jc w:val="left"/>
    </w:pPr>
  </w:style>
  <w:style w:type="paragraph" w:styleId="3">
    <w:name w:val="toc 3"/>
    <w:basedOn w:val="a7"/>
    <w:next w:val="a7"/>
    <w:uiPriority w:val="39"/>
    <w:qFormat/>
    <w:pPr>
      <w:tabs>
        <w:tab w:val="right" w:leader="dot" w:pos="9241"/>
      </w:tabs>
      <w:ind w:firstLineChars="100" w:firstLine="102"/>
      <w:jc w:val="left"/>
    </w:pPr>
    <w:rPr>
      <w:rFonts w:ascii="宋体"/>
      <w:szCs w:val="21"/>
    </w:rPr>
  </w:style>
  <w:style w:type="paragraph" w:styleId="ac">
    <w:name w:val="Balloon Text"/>
    <w:basedOn w:val="a7"/>
    <w:link w:val="Char0"/>
    <w:uiPriority w:val="99"/>
    <w:semiHidden/>
    <w:unhideWhenUsed/>
    <w:qFormat/>
    <w:rPr>
      <w:sz w:val="18"/>
      <w:szCs w:val="18"/>
    </w:rPr>
  </w:style>
  <w:style w:type="paragraph" w:styleId="ad">
    <w:name w:val="footer"/>
    <w:basedOn w:val="a7"/>
    <w:link w:val="Char1"/>
    <w:uiPriority w:val="99"/>
    <w:unhideWhenUsed/>
    <w:qFormat/>
    <w:pPr>
      <w:tabs>
        <w:tab w:val="center" w:pos="4153"/>
        <w:tab w:val="right" w:pos="8306"/>
      </w:tabs>
      <w:snapToGrid w:val="0"/>
      <w:jc w:val="left"/>
    </w:pPr>
    <w:rPr>
      <w:sz w:val="18"/>
      <w:szCs w:val="18"/>
    </w:rPr>
  </w:style>
  <w:style w:type="paragraph" w:styleId="ae">
    <w:name w:val="header"/>
    <w:basedOn w:val="a7"/>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7"/>
    <w:next w:val="a7"/>
    <w:uiPriority w:val="39"/>
    <w:qFormat/>
    <w:pPr>
      <w:tabs>
        <w:tab w:val="right" w:leader="dot" w:pos="9241"/>
      </w:tabs>
      <w:spacing w:beforeLines="25" w:afterLines="25"/>
      <w:jc w:val="left"/>
    </w:pPr>
    <w:rPr>
      <w:rFonts w:ascii="宋体"/>
      <w:szCs w:val="21"/>
    </w:rPr>
  </w:style>
  <w:style w:type="paragraph" w:styleId="4">
    <w:name w:val="toc 4"/>
    <w:basedOn w:val="a7"/>
    <w:next w:val="a7"/>
    <w:uiPriority w:val="39"/>
    <w:qFormat/>
    <w:pPr>
      <w:tabs>
        <w:tab w:val="right" w:leader="dot" w:pos="9241"/>
      </w:tabs>
      <w:ind w:firstLineChars="200" w:firstLine="198"/>
      <w:jc w:val="left"/>
    </w:pPr>
    <w:rPr>
      <w:rFonts w:ascii="宋体"/>
      <w:szCs w:val="21"/>
    </w:rPr>
  </w:style>
  <w:style w:type="paragraph" w:styleId="2">
    <w:name w:val="toc 2"/>
    <w:basedOn w:val="a7"/>
    <w:next w:val="a7"/>
    <w:uiPriority w:val="39"/>
    <w:qFormat/>
    <w:pPr>
      <w:tabs>
        <w:tab w:val="right" w:leader="dot" w:pos="9241"/>
      </w:tabs>
    </w:pPr>
    <w:rPr>
      <w:rFonts w:ascii="黑体" w:eastAsia="黑体"/>
      <w:kern w:val="21"/>
      <w:szCs w:val="21"/>
    </w:rPr>
  </w:style>
  <w:style w:type="paragraph" w:styleId="af">
    <w:name w:val="annotation subject"/>
    <w:basedOn w:val="ab"/>
    <w:next w:val="ab"/>
    <w:link w:val="Char3"/>
    <w:uiPriority w:val="99"/>
    <w:semiHidden/>
    <w:unhideWhenUsed/>
    <w:qFormat/>
    <w:rPr>
      <w:b/>
      <w:bCs/>
    </w:rPr>
  </w:style>
  <w:style w:type="table" w:styleId="af0">
    <w:name w:val="Table Grid"/>
    <w:basedOn w:val="a9"/>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page number"/>
    <w:basedOn w:val="a8"/>
    <w:qFormat/>
  </w:style>
  <w:style w:type="character" w:styleId="af2">
    <w:name w:val="Emphasis"/>
    <w:uiPriority w:val="20"/>
    <w:qFormat/>
    <w:rPr>
      <w:i/>
      <w:iCs/>
    </w:rPr>
  </w:style>
  <w:style w:type="character" w:styleId="af3">
    <w:name w:val="Hyperlink"/>
    <w:uiPriority w:val="99"/>
    <w:qFormat/>
    <w:rPr>
      <w:color w:val="0000FF"/>
      <w:spacing w:val="0"/>
      <w:w w:val="100"/>
      <w:szCs w:val="21"/>
      <w:u w:val="single"/>
    </w:rPr>
  </w:style>
  <w:style w:type="character" w:styleId="af4">
    <w:name w:val="annotation reference"/>
    <w:basedOn w:val="a8"/>
    <w:uiPriority w:val="99"/>
    <w:semiHidden/>
    <w:unhideWhenUsed/>
    <w:qFormat/>
    <w:rPr>
      <w:sz w:val="21"/>
      <w:szCs w:val="21"/>
    </w:rPr>
  </w:style>
  <w:style w:type="paragraph" w:customStyle="1" w:styleId="af5">
    <w:name w:val="段"/>
    <w:link w:val="Char4"/>
    <w:qFormat/>
    <w:pPr>
      <w:tabs>
        <w:tab w:val="center" w:pos="4201"/>
        <w:tab w:val="right" w:leader="dot" w:pos="9298"/>
      </w:tabs>
      <w:autoSpaceDE w:val="0"/>
      <w:autoSpaceDN w:val="0"/>
      <w:ind w:firstLineChars="200" w:firstLine="420"/>
      <w:jc w:val="both"/>
    </w:pPr>
    <w:rPr>
      <w:rFonts w:ascii="宋体"/>
      <w:sz w:val="21"/>
    </w:rPr>
  </w:style>
  <w:style w:type="character" w:customStyle="1" w:styleId="Char4">
    <w:name w:val="段 Char"/>
    <w:link w:val="af5"/>
    <w:qFormat/>
    <w:rPr>
      <w:rFonts w:ascii="宋体" w:eastAsia="宋体" w:hAnsi="Times New Roman" w:cs="Times New Roman"/>
      <w:kern w:val="0"/>
      <w:szCs w:val="20"/>
    </w:rPr>
  </w:style>
  <w:style w:type="paragraph" w:customStyle="1" w:styleId="af6">
    <w:name w:val="标准书脚_奇数页"/>
    <w:qFormat/>
    <w:pPr>
      <w:spacing w:before="120"/>
      <w:ind w:right="198"/>
      <w:jc w:val="right"/>
    </w:pPr>
    <w:rPr>
      <w:rFonts w:ascii="宋体"/>
      <w:sz w:val="18"/>
      <w:szCs w:val="18"/>
    </w:rPr>
  </w:style>
  <w:style w:type="paragraph" w:customStyle="1" w:styleId="af7">
    <w:name w:val="标准书眉_奇数页"/>
    <w:next w:val="a7"/>
    <w:qFormat/>
    <w:pPr>
      <w:tabs>
        <w:tab w:val="center" w:pos="4154"/>
        <w:tab w:val="right" w:pos="8306"/>
      </w:tabs>
      <w:spacing w:after="220"/>
      <w:jc w:val="right"/>
    </w:pPr>
    <w:rPr>
      <w:rFonts w:ascii="黑体" w:eastAsia="黑体"/>
      <w:sz w:val="21"/>
      <w:szCs w:val="21"/>
    </w:rPr>
  </w:style>
  <w:style w:type="paragraph" w:customStyle="1" w:styleId="20">
    <w:name w:val="封面标准号2"/>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8">
    <w:name w:val="目次、标准名称标题"/>
    <w:basedOn w:val="a7"/>
    <w:next w:val="af5"/>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character" w:customStyle="1" w:styleId="af9">
    <w:name w:val="发布"/>
    <w:qFormat/>
    <w:rPr>
      <w:rFonts w:ascii="黑体" w:eastAsia="黑体"/>
      <w:spacing w:val="85"/>
      <w:w w:val="100"/>
      <w:position w:val="3"/>
      <w:sz w:val="28"/>
      <w:szCs w:val="28"/>
    </w:rPr>
  </w:style>
  <w:style w:type="paragraph" w:customStyle="1" w:styleId="afa">
    <w:name w:val="封面标准代替信息"/>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b">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c">
    <w:name w:val="封面标准英文名称"/>
    <w:basedOn w:val="afb"/>
    <w:qFormat/>
    <w:pPr>
      <w:framePr w:wrap="around"/>
      <w:spacing w:before="370" w:line="400" w:lineRule="exact"/>
    </w:pPr>
    <w:rPr>
      <w:rFonts w:ascii="Times New Roman"/>
      <w:sz w:val="28"/>
      <w:szCs w:val="28"/>
    </w:rPr>
  </w:style>
  <w:style w:type="paragraph" w:customStyle="1" w:styleId="afd">
    <w:name w:val="其他标准标志"/>
    <w:basedOn w:val="a7"/>
    <w:qFormat/>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afe">
    <w:name w:val="其他标准称谓"/>
    <w:next w:val="a7"/>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
    <w:name w:val="其他发布部门"/>
    <w:basedOn w:val="a7"/>
    <w:qFormat/>
    <w:pPr>
      <w:framePr w:w="7938" w:h="1134" w:hRule="exact" w:hSpace="125" w:vSpace="181" w:wrap="around" w:vAnchor="page" w:hAnchor="page" w:x="2150" w:y="15310" w:anchorLock="1"/>
      <w:widowControl/>
      <w:spacing w:line="0" w:lineRule="atLeast"/>
      <w:jc w:val="center"/>
    </w:pPr>
    <w:rPr>
      <w:rFonts w:ascii="黑体" w:eastAsia="黑体"/>
      <w:spacing w:val="20"/>
      <w:w w:val="135"/>
      <w:kern w:val="0"/>
      <w:sz w:val="28"/>
      <w:szCs w:val="20"/>
    </w:rPr>
  </w:style>
  <w:style w:type="paragraph" w:customStyle="1" w:styleId="aff0">
    <w:name w:val="前言、引言标题"/>
    <w:next w:val="af5"/>
    <w:qFormat/>
    <w:pPr>
      <w:keepNext/>
      <w:pageBreakBefore/>
      <w:shd w:val="clear" w:color="FFFFFF" w:fill="FFFFFF"/>
      <w:spacing w:before="640" w:after="560"/>
      <w:jc w:val="center"/>
      <w:outlineLvl w:val="0"/>
    </w:pPr>
    <w:rPr>
      <w:rFonts w:ascii="黑体" w:eastAsia="黑体"/>
      <w:sz w:val="32"/>
    </w:rPr>
  </w:style>
  <w:style w:type="paragraph" w:customStyle="1" w:styleId="aff1">
    <w:name w:val="其他发布日期"/>
    <w:basedOn w:val="a7"/>
    <w:qFormat/>
    <w:pPr>
      <w:framePr w:w="3997" w:h="471" w:hRule="exact" w:vSpace="181" w:wrap="around" w:vAnchor="page" w:hAnchor="text" w:x="1419" w:y="14097" w:anchorLock="1"/>
      <w:widowControl/>
      <w:jc w:val="left"/>
    </w:pPr>
    <w:rPr>
      <w:rFonts w:eastAsia="黑体"/>
      <w:kern w:val="0"/>
      <w:sz w:val="28"/>
      <w:szCs w:val="20"/>
    </w:rPr>
  </w:style>
  <w:style w:type="paragraph" w:customStyle="1" w:styleId="aff2">
    <w:name w:val="其他实施日期"/>
    <w:basedOn w:val="a7"/>
    <w:qFormat/>
    <w:pPr>
      <w:framePr w:w="3997" w:h="471" w:hRule="exact" w:vSpace="181" w:wrap="around" w:vAnchor="page" w:hAnchor="text" w:x="7089" w:y="14097" w:anchorLock="1"/>
      <w:widowControl/>
      <w:jc w:val="right"/>
    </w:pPr>
    <w:rPr>
      <w:rFonts w:eastAsia="黑体"/>
      <w:kern w:val="0"/>
      <w:sz w:val="28"/>
      <w:szCs w:val="20"/>
    </w:rPr>
  </w:style>
  <w:style w:type="paragraph" w:customStyle="1" w:styleId="a0">
    <w:name w:val="一级条标题"/>
    <w:next w:val="af5"/>
    <w:link w:val="Char5"/>
    <w:qFormat/>
    <w:pPr>
      <w:numPr>
        <w:ilvl w:val="1"/>
        <w:numId w:val="1"/>
      </w:numPr>
      <w:spacing w:beforeLines="50" w:afterLines="50"/>
      <w:ind w:left="0"/>
      <w:outlineLvl w:val="2"/>
    </w:pPr>
    <w:rPr>
      <w:rFonts w:ascii="黑体" w:eastAsia="黑体"/>
      <w:sz w:val="21"/>
      <w:szCs w:val="21"/>
    </w:rPr>
  </w:style>
  <w:style w:type="paragraph" w:customStyle="1" w:styleId="a">
    <w:name w:val="章标题"/>
    <w:next w:val="af5"/>
    <w:link w:val="Char6"/>
    <w:qFormat/>
    <w:pPr>
      <w:numPr>
        <w:numId w:val="1"/>
      </w:numPr>
      <w:spacing w:beforeLines="100" w:afterLines="100"/>
      <w:jc w:val="both"/>
      <w:outlineLvl w:val="1"/>
    </w:pPr>
    <w:rPr>
      <w:rFonts w:ascii="黑体" w:eastAsia="黑体"/>
      <w:sz w:val="21"/>
    </w:rPr>
  </w:style>
  <w:style w:type="paragraph" w:customStyle="1" w:styleId="a1">
    <w:name w:val="二级条标题"/>
    <w:basedOn w:val="a0"/>
    <w:next w:val="af5"/>
    <w:link w:val="Char7"/>
    <w:qFormat/>
    <w:pPr>
      <w:numPr>
        <w:ilvl w:val="2"/>
      </w:numPr>
      <w:spacing w:before="50" w:after="50"/>
      <w:outlineLvl w:val="3"/>
    </w:pPr>
    <w:rPr>
      <w:lang w:val="zh-CN"/>
    </w:rPr>
  </w:style>
  <w:style w:type="paragraph" w:customStyle="1" w:styleId="a2">
    <w:name w:val="三级条标题"/>
    <w:basedOn w:val="a1"/>
    <w:next w:val="af5"/>
    <w:qFormat/>
    <w:pPr>
      <w:numPr>
        <w:ilvl w:val="3"/>
      </w:numPr>
      <w:outlineLvl w:val="4"/>
    </w:pPr>
    <w:rPr>
      <w:lang w:val="en-US"/>
    </w:rPr>
  </w:style>
  <w:style w:type="character" w:customStyle="1" w:styleId="Char6">
    <w:name w:val="章标题 Char"/>
    <w:link w:val="a"/>
    <w:qFormat/>
    <w:rPr>
      <w:rFonts w:ascii="黑体" w:eastAsia="黑体" w:hAnsi="Times New Roman" w:cs="Times New Roman"/>
      <w:kern w:val="0"/>
      <w:szCs w:val="20"/>
    </w:rPr>
  </w:style>
  <w:style w:type="character" w:customStyle="1" w:styleId="Char5">
    <w:name w:val="一级条标题 Char"/>
    <w:link w:val="a0"/>
    <w:qFormat/>
    <w:rPr>
      <w:rFonts w:ascii="黑体" w:eastAsia="黑体" w:hAnsi="Times New Roman" w:cs="Times New Roman"/>
      <w:kern w:val="0"/>
      <w:szCs w:val="21"/>
    </w:rPr>
  </w:style>
  <w:style w:type="paragraph" w:customStyle="1" w:styleId="a6">
    <w:name w:val="正文图标题"/>
    <w:next w:val="af5"/>
    <w:link w:val="Char8"/>
    <w:qFormat/>
    <w:pPr>
      <w:numPr>
        <w:numId w:val="2"/>
      </w:numPr>
      <w:spacing w:beforeLines="50" w:afterLines="50"/>
      <w:jc w:val="center"/>
    </w:pPr>
    <w:rPr>
      <w:rFonts w:ascii="黑体" w:eastAsia="黑体"/>
      <w:sz w:val="21"/>
    </w:rPr>
  </w:style>
  <w:style w:type="paragraph" w:styleId="aff3">
    <w:name w:val="List Paragraph"/>
    <w:basedOn w:val="a7"/>
    <w:uiPriority w:val="34"/>
    <w:qFormat/>
    <w:pPr>
      <w:ind w:firstLineChars="200" w:firstLine="420"/>
    </w:pPr>
    <w:rPr>
      <w:szCs w:val="20"/>
    </w:rPr>
  </w:style>
  <w:style w:type="character" w:customStyle="1" w:styleId="Char8">
    <w:name w:val="正文图标题 Char"/>
    <w:link w:val="a6"/>
    <w:qFormat/>
    <w:rPr>
      <w:rFonts w:ascii="黑体" w:eastAsia="黑体" w:hAnsi="Times New Roman" w:cs="Times New Roman"/>
      <w:kern w:val="0"/>
      <w:szCs w:val="20"/>
    </w:rPr>
  </w:style>
  <w:style w:type="character" w:customStyle="1" w:styleId="Char7">
    <w:name w:val="二级条标题 Char"/>
    <w:link w:val="a1"/>
    <w:qFormat/>
    <w:rPr>
      <w:rFonts w:ascii="黑体" w:eastAsia="黑体" w:hAnsi="Times New Roman" w:cs="Times New Roman"/>
      <w:kern w:val="0"/>
      <w:szCs w:val="21"/>
      <w:lang w:val="zh-CN" w:eastAsia="zh-CN"/>
    </w:rPr>
  </w:style>
  <w:style w:type="paragraph" w:customStyle="1" w:styleId="a3">
    <w:name w:val="附录二级条标题"/>
    <w:basedOn w:val="a7"/>
    <w:qFormat/>
    <w:pPr>
      <w:numPr>
        <w:ilvl w:val="3"/>
        <w:numId w:val="3"/>
      </w:numPr>
    </w:pPr>
  </w:style>
  <w:style w:type="paragraph" w:customStyle="1" w:styleId="a4">
    <w:name w:val="附录三级条标题"/>
    <w:basedOn w:val="a7"/>
    <w:qFormat/>
    <w:pPr>
      <w:numPr>
        <w:ilvl w:val="4"/>
        <w:numId w:val="3"/>
      </w:numPr>
    </w:pPr>
  </w:style>
  <w:style w:type="paragraph" w:customStyle="1" w:styleId="a5">
    <w:name w:val="附录三级无"/>
    <w:basedOn w:val="a7"/>
    <w:qFormat/>
    <w:pPr>
      <w:numPr>
        <w:ilvl w:val="5"/>
        <w:numId w:val="3"/>
      </w:numPr>
    </w:pPr>
  </w:style>
  <w:style w:type="paragraph" w:customStyle="1" w:styleId="CellBody">
    <w:name w:val="CellBody"/>
    <w:basedOn w:val="a7"/>
    <w:qFormat/>
    <w:pPr>
      <w:adjustRightInd w:val="0"/>
      <w:spacing w:before="60" w:after="60" w:line="240" w:lineRule="exact"/>
      <w:jc w:val="left"/>
    </w:pPr>
    <w:rPr>
      <w:kern w:val="0"/>
      <w:szCs w:val="20"/>
    </w:rPr>
  </w:style>
  <w:style w:type="character" w:customStyle="1" w:styleId="shorttext">
    <w:name w:val="short_text"/>
    <w:qFormat/>
  </w:style>
  <w:style w:type="paragraph" w:customStyle="1" w:styleId="TAL">
    <w:name w:val="TAL"/>
    <w:basedOn w:val="a7"/>
    <w:link w:val="TALChar"/>
    <w:qFormat/>
    <w:pPr>
      <w:keepNext/>
      <w:keepLines/>
      <w:widowControl/>
      <w:overflowPunct w:val="0"/>
      <w:autoSpaceDE w:val="0"/>
      <w:autoSpaceDN w:val="0"/>
      <w:adjustRightInd w:val="0"/>
      <w:jc w:val="left"/>
      <w:textAlignment w:val="baseline"/>
    </w:pPr>
    <w:rPr>
      <w:rFonts w:ascii="Arial" w:eastAsia="Times New Roman" w:hAnsi="Arial"/>
      <w:kern w:val="0"/>
      <w:sz w:val="18"/>
      <w:szCs w:val="20"/>
      <w:lang w:val="en-GB" w:eastAsia="en-US"/>
    </w:rPr>
  </w:style>
  <w:style w:type="character" w:customStyle="1" w:styleId="TALChar">
    <w:name w:val="TAL Char"/>
    <w:link w:val="TAL"/>
    <w:qFormat/>
    <w:locked/>
    <w:rPr>
      <w:rFonts w:ascii="Arial" w:eastAsia="Times New Roman" w:hAnsi="Arial" w:cs="Times New Roman"/>
      <w:kern w:val="0"/>
      <w:sz w:val="18"/>
      <w:szCs w:val="20"/>
      <w:lang w:val="en-GB" w:eastAsia="en-US"/>
    </w:rPr>
  </w:style>
  <w:style w:type="paragraph" w:customStyle="1" w:styleId="TH">
    <w:name w:val="TH"/>
    <w:basedOn w:val="a7"/>
    <w:link w:val="THChar"/>
    <w:qFormat/>
    <w:pPr>
      <w:keepNext/>
      <w:keepLines/>
      <w:widowControl/>
      <w:overflowPunct w:val="0"/>
      <w:autoSpaceDE w:val="0"/>
      <w:autoSpaceDN w:val="0"/>
      <w:adjustRightInd w:val="0"/>
      <w:spacing w:before="60" w:after="180"/>
      <w:jc w:val="center"/>
      <w:textAlignment w:val="baseline"/>
    </w:pPr>
    <w:rPr>
      <w:rFonts w:ascii="Arial" w:eastAsia="Times New Roman" w:hAnsi="Arial"/>
      <w:b/>
      <w:kern w:val="0"/>
      <w:sz w:val="20"/>
      <w:szCs w:val="20"/>
      <w:lang w:val="en-GB" w:eastAsia="en-GB"/>
    </w:rPr>
  </w:style>
  <w:style w:type="paragraph" w:customStyle="1" w:styleId="TF">
    <w:name w:val="TF"/>
    <w:basedOn w:val="TH"/>
    <w:link w:val="TFChar"/>
    <w:qFormat/>
    <w:pPr>
      <w:keepNext w:val="0"/>
      <w:spacing w:before="0" w:after="240"/>
    </w:pPr>
  </w:style>
  <w:style w:type="character" w:customStyle="1" w:styleId="TFChar">
    <w:name w:val="TF Char"/>
    <w:link w:val="TF"/>
    <w:qFormat/>
    <w:rPr>
      <w:rFonts w:ascii="Arial" w:eastAsia="Times New Roman" w:hAnsi="Arial" w:cs="Times New Roman"/>
      <w:b/>
      <w:kern w:val="0"/>
      <w:sz w:val="20"/>
      <w:szCs w:val="20"/>
      <w:lang w:val="en-GB" w:eastAsia="en-GB"/>
    </w:rPr>
  </w:style>
  <w:style w:type="character" w:customStyle="1" w:styleId="THChar">
    <w:name w:val="TH Char"/>
    <w:link w:val="TH"/>
    <w:qFormat/>
    <w:rPr>
      <w:rFonts w:ascii="Arial" w:eastAsia="Times New Roman" w:hAnsi="Arial" w:cs="Times New Roman"/>
      <w:b/>
      <w:kern w:val="0"/>
      <w:sz w:val="20"/>
      <w:szCs w:val="20"/>
      <w:lang w:val="en-GB" w:eastAsia="en-GB"/>
    </w:rPr>
  </w:style>
  <w:style w:type="paragraph" w:customStyle="1" w:styleId="p20">
    <w:name w:val="p20"/>
    <w:basedOn w:val="a7"/>
    <w:qFormat/>
    <w:pPr>
      <w:widowControl/>
      <w:snapToGrid w:val="0"/>
    </w:pPr>
    <w:rPr>
      <w:rFonts w:ascii="宋体" w:hAnsi="宋体" w:cs="宋体"/>
      <w:kern w:val="0"/>
      <w:sz w:val="18"/>
      <w:szCs w:val="18"/>
    </w:rPr>
  </w:style>
  <w:style w:type="paragraph" w:customStyle="1" w:styleId="p00156156">
    <w:name w:val="样式 p0 + 宋体 小五 左 首行缩进:  0 厘米 段前: 15.6 磅 段后: 15.6 磅"/>
    <w:basedOn w:val="a7"/>
    <w:qFormat/>
    <w:pPr>
      <w:widowControl/>
      <w:spacing w:before="100" w:beforeAutospacing="1" w:after="100" w:afterAutospacing="1"/>
      <w:ind w:firstLine="420"/>
      <w:jc w:val="left"/>
    </w:pPr>
    <w:rPr>
      <w:rFonts w:ascii="宋体" w:hAnsi="宋体" w:cs="宋体"/>
      <w:kern w:val="0"/>
      <w:sz w:val="18"/>
      <w:szCs w:val="20"/>
    </w:rPr>
  </w:style>
  <w:style w:type="paragraph" w:customStyle="1" w:styleId="aff4">
    <w:name w:val="四级条标题"/>
    <w:basedOn w:val="a2"/>
    <w:next w:val="af5"/>
    <w:qFormat/>
    <w:pPr>
      <w:numPr>
        <w:ilvl w:val="0"/>
        <w:numId w:val="0"/>
      </w:numPr>
      <w:tabs>
        <w:tab w:val="left" w:pos="360"/>
      </w:tabs>
      <w:spacing w:before="0" w:after="0"/>
      <w:outlineLvl w:val="5"/>
    </w:pPr>
    <w:rPr>
      <w:rFonts w:hint="eastAsia"/>
    </w:rPr>
  </w:style>
  <w:style w:type="character" w:customStyle="1" w:styleId="Char2">
    <w:name w:val="页眉 Char"/>
    <w:basedOn w:val="a8"/>
    <w:link w:val="ae"/>
    <w:uiPriority w:val="99"/>
    <w:qFormat/>
    <w:rPr>
      <w:rFonts w:ascii="Times New Roman" w:eastAsia="宋体" w:hAnsi="Times New Roman" w:cs="Times New Roman"/>
      <w:sz w:val="18"/>
      <w:szCs w:val="18"/>
    </w:rPr>
  </w:style>
  <w:style w:type="character" w:customStyle="1" w:styleId="Char1">
    <w:name w:val="页脚 Char"/>
    <w:basedOn w:val="a8"/>
    <w:link w:val="ad"/>
    <w:uiPriority w:val="99"/>
    <w:qFormat/>
    <w:rPr>
      <w:rFonts w:ascii="Times New Roman" w:eastAsia="宋体" w:hAnsi="Times New Roman" w:cs="Times New Roman"/>
      <w:sz w:val="18"/>
      <w:szCs w:val="18"/>
    </w:rPr>
  </w:style>
  <w:style w:type="character" w:customStyle="1" w:styleId="aff5">
    <w:name w:val="二级条标题 字符"/>
    <w:basedOn w:val="a8"/>
    <w:qFormat/>
    <w:locked/>
    <w:rPr>
      <w:rFonts w:ascii="Times New Roman" w:eastAsia="黑体" w:hAnsi="Times New Roman" w:cs="Times New Roman"/>
      <w:kern w:val="0"/>
      <w:szCs w:val="20"/>
    </w:rPr>
  </w:style>
  <w:style w:type="paragraph" w:customStyle="1" w:styleId="21">
    <w:name w:val="样式2"/>
    <w:basedOn w:val="a1"/>
    <w:qFormat/>
    <w:pPr>
      <w:numPr>
        <w:ilvl w:val="0"/>
        <w:numId w:val="0"/>
      </w:numPr>
      <w:tabs>
        <w:tab w:val="left" w:pos="360"/>
      </w:tabs>
      <w:spacing w:beforeLines="0" w:before="0" w:afterLines="0" w:after="0"/>
      <w:ind w:left="142"/>
      <w:jc w:val="both"/>
      <w:outlineLvl w:val="4"/>
    </w:pPr>
    <w:rPr>
      <w:rFonts w:ascii="Times New Roman"/>
      <w:lang w:val="en-US"/>
    </w:rPr>
  </w:style>
  <w:style w:type="paragraph" w:customStyle="1" w:styleId="aff6">
    <w:name w:val="线"/>
    <w:basedOn w:val="a7"/>
    <w:qFormat/>
    <w:pPr>
      <w:adjustRightInd w:val="0"/>
      <w:spacing w:before="40" w:after="40"/>
      <w:jc w:val="center"/>
    </w:pPr>
    <w:rPr>
      <w:rFonts w:ascii="Consolas" w:eastAsiaTheme="minorEastAsia" w:hAnsi="Consolas" w:cs="Tahoma"/>
      <w:sz w:val="15"/>
      <w:szCs w:val="20"/>
    </w:rPr>
  </w:style>
  <w:style w:type="character" w:customStyle="1" w:styleId="Char">
    <w:name w:val="批注文字 Char"/>
    <w:basedOn w:val="a8"/>
    <w:link w:val="ab"/>
    <w:uiPriority w:val="99"/>
    <w:semiHidden/>
    <w:qFormat/>
    <w:rPr>
      <w:rFonts w:ascii="Times New Roman" w:eastAsia="宋体" w:hAnsi="Times New Roman" w:cs="Times New Roman"/>
      <w:szCs w:val="24"/>
    </w:rPr>
  </w:style>
  <w:style w:type="character" w:customStyle="1" w:styleId="Char3">
    <w:name w:val="批注主题 Char"/>
    <w:basedOn w:val="Char"/>
    <w:link w:val="af"/>
    <w:uiPriority w:val="99"/>
    <w:semiHidden/>
    <w:qFormat/>
    <w:rPr>
      <w:rFonts w:ascii="Times New Roman" w:eastAsia="宋体" w:hAnsi="Times New Roman" w:cs="Times New Roman"/>
      <w:b/>
      <w:bCs/>
      <w:szCs w:val="24"/>
    </w:rPr>
  </w:style>
  <w:style w:type="character" w:customStyle="1" w:styleId="Char0">
    <w:name w:val="批注框文本 Char"/>
    <w:basedOn w:val="a8"/>
    <w:link w:val="ac"/>
    <w:uiPriority w:val="99"/>
    <w:semiHidden/>
    <w:qFormat/>
    <w:rPr>
      <w:rFonts w:ascii="Times New Roman" w:eastAsia="宋体" w:hAnsi="Times New Roman" w:cs="Times New Roman"/>
      <w:sz w:val="18"/>
      <w:szCs w:val="18"/>
    </w:rPr>
  </w:style>
  <w:style w:type="character" w:customStyle="1" w:styleId="1Char">
    <w:name w:val="标题 1 Char"/>
    <w:basedOn w:val="a8"/>
    <w:link w:val="1"/>
    <w:uiPriority w:val="9"/>
    <w:qFormat/>
    <w:rPr>
      <w:rFonts w:ascii="Times New Roman" w:eastAsia="宋体" w:hAnsi="Times New Roman" w:cs="Times New Roman"/>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7">
    <w:name w:val="Normal"/>
    <w:qFormat/>
    <w:pPr>
      <w:widowControl w:val="0"/>
      <w:jc w:val="both"/>
    </w:pPr>
    <w:rPr>
      <w:kern w:val="2"/>
      <w:sz w:val="21"/>
      <w:szCs w:val="24"/>
    </w:rPr>
  </w:style>
  <w:style w:type="paragraph" w:styleId="1">
    <w:name w:val="heading 1"/>
    <w:basedOn w:val="a7"/>
    <w:next w:val="a7"/>
    <w:link w:val="1Char"/>
    <w:uiPriority w:val="9"/>
    <w:qFormat/>
    <w:pPr>
      <w:keepNext/>
      <w:keepLines/>
      <w:spacing w:before="340" w:after="330" w:line="578" w:lineRule="auto"/>
      <w:outlineLvl w:val="0"/>
    </w:pPr>
    <w:rPr>
      <w:b/>
      <w:bCs/>
      <w:kern w:val="44"/>
      <w:sz w:val="44"/>
      <w:szCs w:val="4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annotation text"/>
    <w:basedOn w:val="a7"/>
    <w:link w:val="Char"/>
    <w:uiPriority w:val="99"/>
    <w:semiHidden/>
    <w:unhideWhenUsed/>
    <w:qFormat/>
    <w:pPr>
      <w:jc w:val="left"/>
    </w:pPr>
  </w:style>
  <w:style w:type="paragraph" w:styleId="3">
    <w:name w:val="toc 3"/>
    <w:basedOn w:val="a7"/>
    <w:next w:val="a7"/>
    <w:uiPriority w:val="39"/>
    <w:qFormat/>
    <w:pPr>
      <w:tabs>
        <w:tab w:val="right" w:leader="dot" w:pos="9241"/>
      </w:tabs>
      <w:ind w:firstLineChars="100" w:firstLine="102"/>
      <w:jc w:val="left"/>
    </w:pPr>
    <w:rPr>
      <w:rFonts w:ascii="宋体"/>
      <w:szCs w:val="21"/>
    </w:rPr>
  </w:style>
  <w:style w:type="paragraph" w:styleId="ac">
    <w:name w:val="Balloon Text"/>
    <w:basedOn w:val="a7"/>
    <w:link w:val="Char0"/>
    <w:uiPriority w:val="99"/>
    <w:semiHidden/>
    <w:unhideWhenUsed/>
    <w:qFormat/>
    <w:rPr>
      <w:sz w:val="18"/>
      <w:szCs w:val="18"/>
    </w:rPr>
  </w:style>
  <w:style w:type="paragraph" w:styleId="ad">
    <w:name w:val="footer"/>
    <w:basedOn w:val="a7"/>
    <w:link w:val="Char1"/>
    <w:uiPriority w:val="99"/>
    <w:unhideWhenUsed/>
    <w:qFormat/>
    <w:pPr>
      <w:tabs>
        <w:tab w:val="center" w:pos="4153"/>
        <w:tab w:val="right" w:pos="8306"/>
      </w:tabs>
      <w:snapToGrid w:val="0"/>
      <w:jc w:val="left"/>
    </w:pPr>
    <w:rPr>
      <w:sz w:val="18"/>
      <w:szCs w:val="18"/>
    </w:rPr>
  </w:style>
  <w:style w:type="paragraph" w:styleId="ae">
    <w:name w:val="header"/>
    <w:basedOn w:val="a7"/>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7"/>
    <w:next w:val="a7"/>
    <w:uiPriority w:val="39"/>
    <w:qFormat/>
    <w:pPr>
      <w:tabs>
        <w:tab w:val="right" w:leader="dot" w:pos="9241"/>
      </w:tabs>
      <w:spacing w:beforeLines="25" w:afterLines="25"/>
      <w:jc w:val="left"/>
    </w:pPr>
    <w:rPr>
      <w:rFonts w:ascii="宋体"/>
      <w:szCs w:val="21"/>
    </w:rPr>
  </w:style>
  <w:style w:type="paragraph" w:styleId="4">
    <w:name w:val="toc 4"/>
    <w:basedOn w:val="a7"/>
    <w:next w:val="a7"/>
    <w:uiPriority w:val="39"/>
    <w:qFormat/>
    <w:pPr>
      <w:tabs>
        <w:tab w:val="right" w:leader="dot" w:pos="9241"/>
      </w:tabs>
      <w:ind w:firstLineChars="200" w:firstLine="198"/>
      <w:jc w:val="left"/>
    </w:pPr>
    <w:rPr>
      <w:rFonts w:ascii="宋体"/>
      <w:szCs w:val="21"/>
    </w:rPr>
  </w:style>
  <w:style w:type="paragraph" w:styleId="2">
    <w:name w:val="toc 2"/>
    <w:basedOn w:val="a7"/>
    <w:next w:val="a7"/>
    <w:uiPriority w:val="39"/>
    <w:qFormat/>
    <w:pPr>
      <w:tabs>
        <w:tab w:val="right" w:leader="dot" w:pos="9241"/>
      </w:tabs>
    </w:pPr>
    <w:rPr>
      <w:rFonts w:ascii="黑体" w:eastAsia="黑体"/>
      <w:kern w:val="21"/>
      <w:szCs w:val="21"/>
    </w:rPr>
  </w:style>
  <w:style w:type="paragraph" w:styleId="af">
    <w:name w:val="annotation subject"/>
    <w:basedOn w:val="ab"/>
    <w:next w:val="ab"/>
    <w:link w:val="Char3"/>
    <w:uiPriority w:val="99"/>
    <w:semiHidden/>
    <w:unhideWhenUsed/>
    <w:qFormat/>
    <w:rPr>
      <w:b/>
      <w:bCs/>
    </w:rPr>
  </w:style>
  <w:style w:type="table" w:styleId="af0">
    <w:name w:val="Table Grid"/>
    <w:basedOn w:val="a9"/>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page number"/>
    <w:basedOn w:val="a8"/>
    <w:qFormat/>
  </w:style>
  <w:style w:type="character" w:styleId="af2">
    <w:name w:val="Emphasis"/>
    <w:uiPriority w:val="20"/>
    <w:qFormat/>
    <w:rPr>
      <w:i/>
      <w:iCs/>
    </w:rPr>
  </w:style>
  <w:style w:type="character" w:styleId="af3">
    <w:name w:val="Hyperlink"/>
    <w:uiPriority w:val="99"/>
    <w:qFormat/>
    <w:rPr>
      <w:color w:val="0000FF"/>
      <w:spacing w:val="0"/>
      <w:w w:val="100"/>
      <w:szCs w:val="21"/>
      <w:u w:val="single"/>
    </w:rPr>
  </w:style>
  <w:style w:type="character" w:styleId="af4">
    <w:name w:val="annotation reference"/>
    <w:basedOn w:val="a8"/>
    <w:uiPriority w:val="99"/>
    <w:semiHidden/>
    <w:unhideWhenUsed/>
    <w:qFormat/>
    <w:rPr>
      <w:sz w:val="21"/>
      <w:szCs w:val="21"/>
    </w:rPr>
  </w:style>
  <w:style w:type="paragraph" w:customStyle="1" w:styleId="af5">
    <w:name w:val="段"/>
    <w:link w:val="Char4"/>
    <w:qFormat/>
    <w:pPr>
      <w:tabs>
        <w:tab w:val="center" w:pos="4201"/>
        <w:tab w:val="right" w:leader="dot" w:pos="9298"/>
      </w:tabs>
      <w:autoSpaceDE w:val="0"/>
      <w:autoSpaceDN w:val="0"/>
      <w:ind w:firstLineChars="200" w:firstLine="420"/>
      <w:jc w:val="both"/>
    </w:pPr>
    <w:rPr>
      <w:rFonts w:ascii="宋体"/>
      <w:sz w:val="21"/>
    </w:rPr>
  </w:style>
  <w:style w:type="character" w:customStyle="1" w:styleId="Char4">
    <w:name w:val="段 Char"/>
    <w:link w:val="af5"/>
    <w:qFormat/>
    <w:rPr>
      <w:rFonts w:ascii="宋体" w:eastAsia="宋体" w:hAnsi="Times New Roman" w:cs="Times New Roman"/>
      <w:kern w:val="0"/>
      <w:szCs w:val="20"/>
    </w:rPr>
  </w:style>
  <w:style w:type="paragraph" w:customStyle="1" w:styleId="af6">
    <w:name w:val="标准书脚_奇数页"/>
    <w:qFormat/>
    <w:pPr>
      <w:spacing w:before="120"/>
      <w:ind w:right="198"/>
      <w:jc w:val="right"/>
    </w:pPr>
    <w:rPr>
      <w:rFonts w:ascii="宋体"/>
      <w:sz w:val="18"/>
      <w:szCs w:val="18"/>
    </w:rPr>
  </w:style>
  <w:style w:type="paragraph" w:customStyle="1" w:styleId="af7">
    <w:name w:val="标准书眉_奇数页"/>
    <w:next w:val="a7"/>
    <w:qFormat/>
    <w:pPr>
      <w:tabs>
        <w:tab w:val="center" w:pos="4154"/>
        <w:tab w:val="right" w:pos="8306"/>
      </w:tabs>
      <w:spacing w:after="220"/>
      <w:jc w:val="right"/>
    </w:pPr>
    <w:rPr>
      <w:rFonts w:ascii="黑体" w:eastAsia="黑体"/>
      <w:sz w:val="21"/>
      <w:szCs w:val="21"/>
    </w:rPr>
  </w:style>
  <w:style w:type="paragraph" w:customStyle="1" w:styleId="20">
    <w:name w:val="封面标准号2"/>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8">
    <w:name w:val="目次、标准名称标题"/>
    <w:basedOn w:val="a7"/>
    <w:next w:val="af5"/>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character" w:customStyle="1" w:styleId="af9">
    <w:name w:val="发布"/>
    <w:qFormat/>
    <w:rPr>
      <w:rFonts w:ascii="黑体" w:eastAsia="黑体"/>
      <w:spacing w:val="85"/>
      <w:w w:val="100"/>
      <w:position w:val="3"/>
      <w:sz w:val="28"/>
      <w:szCs w:val="28"/>
    </w:rPr>
  </w:style>
  <w:style w:type="paragraph" w:customStyle="1" w:styleId="afa">
    <w:name w:val="封面标准代替信息"/>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b">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c">
    <w:name w:val="封面标准英文名称"/>
    <w:basedOn w:val="afb"/>
    <w:qFormat/>
    <w:pPr>
      <w:framePr w:wrap="around"/>
      <w:spacing w:before="370" w:line="400" w:lineRule="exact"/>
    </w:pPr>
    <w:rPr>
      <w:rFonts w:ascii="Times New Roman"/>
      <w:sz w:val="28"/>
      <w:szCs w:val="28"/>
    </w:rPr>
  </w:style>
  <w:style w:type="paragraph" w:customStyle="1" w:styleId="afd">
    <w:name w:val="其他标准标志"/>
    <w:basedOn w:val="a7"/>
    <w:qFormat/>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afe">
    <w:name w:val="其他标准称谓"/>
    <w:next w:val="a7"/>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
    <w:name w:val="其他发布部门"/>
    <w:basedOn w:val="a7"/>
    <w:qFormat/>
    <w:pPr>
      <w:framePr w:w="7938" w:h="1134" w:hRule="exact" w:hSpace="125" w:vSpace="181" w:wrap="around" w:vAnchor="page" w:hAnchor="page" w:x="2150" w:y="15310" w:anchorLock="1"/>
      <w:widowControl/>
      <w:spacing w:line="0" w:lineRule="atLeast"/>
      <w:jc w:val="center"/>
    </w:pPr>
    <w:rPr>
      <w:rFonts w:ascii="黑体" w:eastAsia="黑体"/>
      <w:spacing w:val="20"/>
      <w:w w:val="135"/>
      <w:kern w:val="0"/>
      <w:sz w:val="28"/>
      <w:szCs w:val="20"/>
    </w:rPr>
  </w:style>
  <w:style w:type="paragraph" w:customStyle="1" w:styleId="aff0">
    <w:name w:val="前言、引言标题"/>
    <w:next w:val="af5"/>
    <w:qFormat/>
    <w:pPr>
      <w:keepNext/>
      <w:pageBreakBefore/>
      <w:shd w:val="clear" w:color="FFFFFF" w:fill="FFFFFF"/>
      <w:spacing w:before="640" w:after="560"/>
      <w:jc w:val="center"/>
      <w:outlineLvl w:val="0"/>
    </w:pPr>
    <w:rPr>
      <w:rFonts w:ascii="黑体" w:eastAsia="黑体"/>
      <w:sz w:val="32"/>
    </w:rPr>
  </w:style>
  <w:style w:type="paragraph" w:customStyle="1" w:styleId="aff1">
    <w:name w:val="其他发布日期"/>
    <w:basedOn w:val="a7"/>
    <w:qFormat/>
    <w:pPr>
      <w:framePr w:w="3997" w:h="471" w:hRule="exact" w:vSpace="181" w:wrap="around" w:vAnchor="page" w:hAnchor="text" w:x="1419" w:y="14097" w:anchorLock="1"/>
      <w:widowControl/>
      <w:jc w:val="left"/>
    </w:pPr>
    <w:rPr>
      <w:rFonts w:eastAsia="黑体"/>
      <w:kern w:val="0"/>
      <w:sz w:val="28"/>
      <w:szCs w:val="20"/>
    </w:rPr>
  </w:style>
  <w:style w:type="paragraph" w:customStyle="1" w:styleId="aff2">
    <w:name w:val="其他实施日期"/>
    <w:basedOn w:val="a7"/>
    <w:qFormat/>
    <w:pPr>
      <w:framePr w:w="3997" w:h="471" w:hRule="exact" w:vSpace="181" w:wrap="around" w:vAnchor="page" w:hAnchor="text" w:x="7089" w:y="14097" w:anchorLock="1"/>
      <w:widowControl/>
      <w:jc w:val="right"/>
    </w:pPr>
    <w:rPr>
      <w:rFonts w:eastAsia="黑体"/>
      <w:kern w:val="0"/>
      <w:sz w:val="28"/>
      <w:szCs w:val="20"/>
    </w:rPr>
  </w:style>
  <w:style w:type="paragraph" w:customStyle="1" w:styleId="a0">
    <w:name w:val="一级条标题"/>
    <w:next w:val="af5"/>
    <w:link w:val="Char5"/>
    <w:qFormat/>
    <w:pPr>
      <w:numPr>
        <w:ilvl w:val="1"/>
        <w:numId w:val="1"/>
      </w:numPr>
      <w:spacing w:beforeLines="50" w:afterLines="50"/>
      <w:ind w:left="0"/>
      <w:outlineLvl w:val="2"/>
    </w:pPr>
    <w:rPr>
      <w:rFonts w:ascii="黑体" w:eastAsia="黑体"/>
      <w:sz w:val="21"/>
      <w:szCs w:val="21"/>
    </w:rPr>
  </w:style>
  <w:style w:type="paragraph" w:customStyle="1" w:styleId="a">
    <w:name w:val="章标题"/>
    <w:next w:val="af5"/>
    <w:link w:val="Char6"/>
    <w:qFormat/>
    <w:pPr>
      <w:numPr>
        <w:numId w:val="1"/>
      </w:numPr>
      <w:spacing w:beforeLines="100" w:afterLines="100"/>
      <w:jc w:val="both"/>
      <w:outlineLvl w:val="1"/>
    </w:pPr>
    <w:rPr>
      <w:rFonts w:ascii="黑体" w:eastAsia="黑体"/>
      <w:sz w:val="21"/>
    </w:rPr>
  </w:style>
  <w:style w:type="paragraph" w:customStyle="1" w:styleId="a1">
    <w:name w:val="二级条标题"/>
    <w:basedOn w:val="a0"/>
    <w:next w:val="af5"/>
    <w:link w:val="Char7"/>
    <w:qFormat/>
    <w:pPr>
      <w:numPr>
        <w:ilvl w:val="2"/>
      </w:numPr>
      <w:spacing w:before="50" w:after="50"/>
      <w:outlineLvl w:val="3"/>
    </w:pPr>
    <w:rPr>
      <w:lang w:val="zh-CN"/>
    </w:rPr>
  </w:style>
  <w:style w:type="paragraph" w:customStyle="1" w:styleId="a2">
    <w:name w:val="三级条标题"/>
    <w:basedOn w:val="a1"/>
    <w:next w:val="af5"/>
    <w:qFormat/>
    <w:pPr>
      <w:numPr>
        <w:ilvl w:val="3"/>
      </w:numPr>
      <w:outlineLvl w:val="4"/>
    </w:pPr>
    <w:rPr>
      <w:lang w:val="en-US"/>
    </w:rPr>
  </w:style>
  <w:style w:type="character" w:customStyle="1" w:styleId="Char6">
    <w:name w:val="章标题 Char"/>
    <w:link w:val="a"/>
    <w:qFormat/>
    <w:rPr>
      <w:rFonts w:ascii="黑体" w:eastAsia="黑体" w:hAnsi="Times New Roman" w:cs="Times New Roman"/>
      <w:kern w:val="0"/>
      <w:szCs w:val="20"/>
    </w:rPr>
  </w:style>
  <w:style w:type="character" w:customStyle="1" w:styleId="Char5">
    <w:name w:val="一级条标题 Char"/>
    <w:link w:val="a0"/>
    <w:qFormat/>
    <w:rPr>
      <w:rFonts w:ascii="黑体" w:eastAsia="黑体" w:hAnsi="Times New Roman" w:cs="Times New Roman"/>
      <w:kern w:val="0"/>
      <w:szCs w:val="21"/>
    </w:rPr>
  </w:style>
  <w:style w:type="paragraph" w:customStyle="1" w:styleId="a6">
    <w:name w:val="正文图标题"/>
    <w:next w:val="af5"/>
    <w:link w:val="Char8"/>
    <w:qFormat/>
    <w:pPr>
      <w:numPr>
        <w:numId w:val="2"/>
      </w:numPr>
      <w:spacing w:beforeLines="50" w:afterLines="50"/>
      <w:jc w:val="center"/>
    </w:pPr>
    <w:rPr>
      <w:rFonts w:ascii="黑体" w:eastAsia="黑体"/>
      <w:sz w:val="21"/>
    </w:rPr>
  </w:style>
  <w:style w:type="paragraph" w:styleId="aff3">
    <w:name w:val="List Paragraph"/>
    <w:basedOn w:val="a7"/>
    <w:uiPriority w:val="34"/>
    <w:qFormat/>
    <w:pPr>
      <w:ind w:firstLineChars="200" w:firstLine="420"/>
    </w:pPr>
    <w:rPr>
      <w:szCs w:val="20"/>
    </w:rPr>
  </w:style>
  <w:style w:type="character" w:customStyle="1" w:styleId="Char8">
    <w:name w:val="正文图标题 Char"/>
    <w:link w:val="a6"/>
    <w:qFormat/>
    <w:rPr>
      <w:rFonts w:ascii="黑体" w:eastAsia="黑体" w:hAnsi="Times New Roman" w:cs="Times New Roman"/>
      <w:kern w:val="0"/>
      <w:szCs w:val="20"/>
    </w:rPr>
  </w:style>
  <w:style w:type="character" w:customStyle="1" w:styleId="Char7">
    <w:name w:val="二级条标题 Char"/>
    <w:link w:val="a1"/>
    <w:qFormat/>
    <w:rPr>
      <w:rFonts w:ascii="黑体" w:eastAsia="黑体" w:hAnsi="Times New Roman" w:cs="Times New Roman"/>
      <w:kern w:val="0"/>
      <w:szCs w:val="21"/>
      <w:lang w:val="zh-CN" w:eastAsia="zh-CN"/>
    </w:rPr>
  </w:style>
  <w:style w:type="paragraph" w:customStyle="1" w:styleId="a3">
    <w:name w:val="附录二级条标题"/>
    <w:basedOn w:val="a7"/>
    <w:qFormat/>
    <w:pPr>
      <w:numPr>
        <w:ilvl w:val="3"/>
        <w:numId w:val="3"/>
      </w:numPr>
    </w:pPr>
  </w:style>
  <w:style w:type="paragraph" w:customStyle="1" w:styleId="a4">
    <w:name w:val="附录三级条标题"/>
    <w:basedOn w:val="a7"/>
    <w:qFormat/>
    <w:pPr>
      <w:numPr>
        <w:ilvl w:val="4"/>
        <w:numId w:val="3"/>
      </w:numPr>
    </w:pPr>
  </w:style>
  <w:style w:type="paragraph" w:customStyle="1" w:styleId="a5">
    <w:name w:val="附录三级无"/>
    <w:basedOn w:val="a7"/>
    <w:qFormat/>
    <w:pPr>
      <w:numPr>
        <w:ilvl w:val="5"/>
        <w:numId w:val="3"/>
      </w:numPr>
    </w:pPr>
  </w:style>
  <w:style w:type="paragraph" w:customStyle="1" w:styleId="CellBody">
    <w:name w:val="CellBody"/>
    <w:basedOn w:val="a7"/>
    <w:qFormat/>
    <w:pPr>
      <w:adjustRightInd w:val="0"/>
      <w:spacing w:before="60" w:after="60" w:line="240" w:lineRule="exact"/>
      <w:jc w:val="left"/>
    </w:pPr>
    <w:rPr>
      <w:kern w:val="0"/>
      <w:szCs w:val="20"/>
    </w:rPr>
  </w:style>
  <w:style w:type="character" w:customStyle="1" w:styleId="shorttext">
    <w:name w:val="short_text"/>
    <w:qFormat/>
  </w:style>
  <w:style w:type="paragraph" w:customStyle="1" w:styleId="TAL">
    <w:name w:val="TAL"/>
    <w:basedOn w:val="a7"/>
    <w:link w:val="TALChar"/>
    <w:qFormat/>
    <w:pPr>
      <w:keepNext/>
      <w:keepLines/>
      <w:widowControl/>
      <w:overflowPunct w:val="0"/>
      <w:autoSpaceDE w:val="0"/>
      <w:autoSpaceDN w:val="0"/>
      <w:adjustRightInd w:val="0"/>
      <w:jc w:val="left"/>
      <w:textAlignment w:val="baseline"/>
    </w:pPr>
    <w:rPr>
      <w:rFonts w:ascii="Arial" w:eastAsia="Times New Roman" w:hAnsi="Arial"/>
      <w:kern w:val="0"/>
      <w:sz w:val="18"/>
      <w:szCs w:val="20"/>
      <w:lang w:val="en-GB" w:eastAsia="en-US"/>
    </w:rPr>
  </w:style>
  <w:style w:type="character" w:customStyle="1" w:styleId="TALChar">
    <w:name w:val="TAL Char"/>
    <w:link w:val="TAL"/>
    <w:qFormat/>
    <w:locked/>
    <w:rPr>
      <w:rFonts w:ascii="Arial" w:eastAsia="Times New Roman" w:hAnsi="Arial" w:cs="Times New Roman"/>
      <w:kern w:val="0"/>
      <w:sz w:val="18"/>
      <w:szCs w:val="20"/>
      <w:lang w:val="en-GB" w:eastAsia="en-US"/>
    </w:rPr>
  </w:style>
  <w:style w:type="paragraph" w:customStyle="1" w:styleId="TH">
    <w:name w:val="TH"/>
    <w:basedOn w:val="a7"/>
    <w:link w:val="THChar"/>
    <w:qFormat/>
    <w:pPr>
      <w:keepNext/>
      <w:keepLines/>
      <w:widowControl/>
      <w:overflowPunct w:val="0"/>
      <w:autoSpaceDE w:val="0"/>
      <w:autoSpaceDN w:val="0"/>
      <w:adjustRightInd w:val="0"/>
      <w:spacing w:before="60" w:after="180"/>
      <w:jc w:val="center"/>
      <w:textAlignment w:val="baseline"/>
    </w:pPr>
    <w:rPr>
      <w:rFonts w:ascii="Arial" w:eastAsia="Times New Roman" w:hAnsi="Arial"/>
      <w:b/>
      <w:kern w:val="0"/>
      <w:sz w:val="20"/>
      <w:szCs w:val="20"/>
      <w:lang w:val="en-GB" w:eastAsia="en-GB"/>
    </w:rPr>
  </w:style>
  <w:style w:type="paragraph" w:customStyle="1" w:styleId="TF">
    <w:name w:val="TF"/>
    <w:basedOn w:val="TH"/>
    <w:link w:val="TFChar"/>
    <w:qFormat/>
    <w:pPr>
      <w:keepNext w:val="0"/>
      <w:spacing w:before="0" w:after="240"/>
    </w:pPr>
  </w:style>
  <w:style w:type="character" w:customStyle="1" w:styleId="TFChar">
    <w:name w:val="TF Char"/>
    <w:link w:val="TF"/>
    <w:qFormat/>
    <w:rPr>
      <w:rFonts w:ascii="Arial" w:eastAsia="Times New Roman" w:hAnsi="Arial" w:cs="Times New Roman"/>
      <w:b/>
      <w:kern w:val="0"/>
      <w:sz w:val="20"/>
      <w:szCs w:val="20"/>
      <w:lang w:val="en-GB" w:eastAsia="en-GB"/>
    </w:rPr>
  </w:style>
  <w:style w:type="character" w:customStyle="1" w:styleId="THChar">
    <w:name w:val="TH Char"/>
    <w:link w:val="TH"/>
    <w:qFormat/>
    <w:rPr>
      <w:rFonts w:ascii="Arial" w:eastAsia="Times New Roman" w:hAnsi="Arial" w:cs="Times New Roman"/>
      <w:b/>
      <w:kern w:val="0"/>
      <w:sz w:val="20"/>
      <w:szCs w:val="20"/>
      <w:lang w:val="en-GB" w:eastAsia="en-GB"/>
    </w:rPr>
  </w:style>
  <w:style w:type="paragraph" w:customStyle="1" w:styleId="p20">
    <w:name w:val="p20"/>
    <w:basedOn w:val="a7"/>
    <w:qFormat/>
    <w:pPr>
      <w:widowControl/>
      <w:snapToGrid w:val="0"/>
    </w:pPr>
    <w:rPr>
      <w:rFonts w:ascii="宋体" w:hAnsi="宋体" w:cs="宋体"/>
      <w:kern w:val="0"/>
      <w:sz w:val="18"/>
      <w:szCs w:val="18"/>
    </w:rPr>
  </w:style>
  <w:style w:type="paragraph" w:customStyle="1" w:styleId="p00156156">
    <w:name w:val="样式 p0 + 宋体 小五 左 首行缩进:  0 厘米 段前: 15.6 磅 段后: 15.6 磅"/>
    <w:basedOn w:val="a7"/>
    <w:qFormat/>
    <w:pPr>
      <w:widowControl/>
      <w:spacing w:before="100" w:beforeAutospacing="1" w:after="100" w:afterAutospacing="1"/>
      <w:ind w:firstLine="420"/>
      <w:jc w:val="left"/>
    </w:pPr>
    <w:rPr>
      <w:rFonts w:ascii="宋体" w:hAnsi="宋体" w:cs="宋体"/>
      <w:kern w:val="0"/>
      <w:sz w:val="18"/>
      <w:szCs w:val="20"/>
    </w:rPr>
  </w:style>
  <w:style w:type="paragraph" w:customStyle="1" w:styleId="aff4">
    <w:name w:val="四级条标题"/>
    <w:basedOn w:val="a2"/>
    <w:next w:val="af5"/>
    <w:qFormat/>
    <w:pPr>
      <w:numPr>
        <w:ilvl w:val="0"/>
        <w:numId w:val="0"/>
      </w:numPr>
      <w:tabs>
        <w:tab w:val="left" w:pos="360"/>
      </w:tabs>
      <w:spacing w:before="0" w:after="0"/>
      <w:outlineLvl w:val="5"/>
    </w:pPr>
    <w:rPr>
      <w:rFonts w:hint="eastAsia"/>
    </w:rPr>
  </w:style>
  <w:style w:type="character" w:customStyle="1" w:styleId="Char2">
    <w:name w:val="页眉 Char"/>
    <w:basedOn w:val="a8"/>
    <w:link w:val="ae"/>
    <w:uiPriority w:val="99"/>
    <w:qFormat/>
    <w:rPr>
      <w:rFonts w:ascii="Times New Roman" w:eastAsia="宋体" w:hAnsi="Times New Roman" w:cs="Times New Roman"/>
      <w:sz w:val="18"/>
      <w:szCs w:val="18"/>
    </w:rPr>
  </w:style>
  <w:style w:type="character" w:customStyle="1" w:styleId="Char1">
    <w:name w:val="页脚 Char"/>
    <w:basedOn w:val="a8"/>
    <w:link w:val="ad"/>
    <w:uiPriority w:val="99"/>
    <w:qFormat/>
    <w:rPr>
      <w:rFonts w:ascii="Times New Roman" w:eastAsia="宋体" w:hAnsi="Times New Roman" w:cs="Times New Roman"/>
      <w:sz w:val="18"/>
      <w:szCs w:val="18"/>
    </w:rPr>
  </w:style>
  <w:style w:type="character" w:customStyle="1" w:styleId="aff5">
    <w:name w:val="二级条标题 字符"/>
    <w:basedOn w:val="a8"/>
    <w:qFormat/>
    <w:locked/>
    <w:rPr>
      <w:rFonts w:ascii="Times New Roman" w:eastAsia="黑体" w:hAnsi="Times New Roman" w:cs="Times New Roman"/>
      <w:kern w:val="0"/>
      <w:szCs w:val="20"/>
    </w:rPr>
  </w:style>
  <w:style w:type="paragraph" w:customStyle="1" w:styleId="21">
    <w:name w:val="样式2"/>
    <w:basedOn w:val="a1"/>
    <w:qFormat/>
    <w:pPr>
      <w:numPr>
        <w:ilvl w:val="0"/>
        <w:numId w:val="0"/>
      </w:numPr>
      <w:tabs>
        <w:tab w:val="left" w:pos="360"/>
      </w:tabs>
      <w:spacing w:beforeLines="0" w:before="0" w:afterLines="0" w:after="0"/>
      <w:ind w:left="142"/>
      <w:jc w:val="both"/>
      <w:outlineLvl w:val="4"/>
    </w:pPr>
    <w:rPr>
      <w:rFonts w:ascii="Times New Roman"/>
      <w:lang w:val="en-US"/>
    </w:rPr>
  </w:style>
  <w:style w:type="paragraph" w:customStyle="1" w:styleId="aff6">
    <w:name w:val="线"/>
    <w:basedOn w:val="a7"/>
    <w:qFormat/>
    <w:pPr>
      <w:adjustRightInd w:val="0"/>
      <w:spacing w:before="40" w:after="40"/>
      <w:jc w:val="center"/>
    </w:pPr>
    <w:rPr>
      <w:rFonts w:ascii="Consolas" w:eastAsiaTheme="minorEastAsia" w:hAnsi="Consolas" w:cs="Tahoma"/>
      <w:sz w:val="15"/>
      <w:szCs w:val="20"/>
    </w:rPr>
  </w:style>
  <w:style w:type="character" w:customStyle="1" w:styleId="Char">
    <w:name w:val="批注文字 Char"/>
    <w:basedOn w:val="a8"/>
    <w:link w:val="ab"/>
    <w:uiPriority w:val="99"/>
    <w:semiHidden/>
    <w:qFormat/>
    <w:rPr>
      <w:rFonts w:ascii="Times New Roman" w:eastAsia="宋体" w:hAnsi="Times New Roman" w:cs="Times New Roman"/>
      <w:szCs w:val="24"/>
    </w:rPr>
  </w:style>
  <w:style w:type="character" w:customStyle="1" w:styleId="Char3">
    <w:name w:val="批注主题 Char"/>
    <w:basedOn w:val="Char"/>
    <w:link w:val="af"/>
    <w:uiPriority w:val="99"/>
    <w:semiHidden/>
    <w:qFormat/>
    <w:rPr>
      <w:rFonts w:ascii="Times New Roman" w:eastAsia="宋体" w:hAnsi="Times New Roman" w:cs="Times New Roman"/>
      <w:b/>
      <w:bCs/>
      <w:szCs w:val="24"/>
    </w:rPr>
  </w:style>
  <w:style w:type="character" w:customStyle="1" w:styleId="Char0">
    <w:name w:val="批注框文本 Char"/>
    <w:basedOn w:val="a8"/>
    <w:link w:val="ac"/>
    <w:uiPriority w:val="99"/>
    <w:semiHidden/>
    <w:qFormat/>
    <w:rPr>
      <w:rFonts w:ascii="Times New Roman" w:eastAsia="宋体" w:hAnsi="Times New Roman" w:cs="Times New Roman"/>
      <w:sz w:val="18"/>
      <w:szCs w:val="18"/>
    </w:rPr>
  </w:style>
  <w:style w:type="character" w:customStyle="1" w:styleId="1Char">
    <w:name w:val="标题 1 Char"/>
    <w:basedOn w:val="a8"/>
    <w:link w:val="1"/>
    <w:uiPriority w:val="9"/>
    <w:qFormat/>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Visio___111.vsdx"/><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oleObject" Target="embeddings/Microsoft_Excel_97-2003____1.xls"/><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package" Target="embeddings/Microsoft_Excel____2.xlsx"/><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C9ADA8-D8F5-4CB7-B1FF-6A1E01F65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3611</Words>
  <Characters>20585</Characters>
  <Application>Microsoft Office Word</Application>
  <DocSecurity>0</DocSecurity>
  <Lines>171</Lines>
  <Paragraphs>48</Paragraphs>
  <ScaleCrop>false</ScaleCrop>
  <Company/>
  <LinksUpToDate>false</LinksUpToDate>
  <CharactersWithSpaces>24148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Wang</dc:creator>
  <cp:lastModifiedBy>tangjinkun</cp:lastModifiedBy>
  <cp:revision>3</cp:revision>
  <dcterms:created xsi:type="dcterms:W3CDTF">2022-12-27T01:20:00Z</dcterms:created>
  <dcterms:modified xsi:type="dcterms:W3CDTF">2022-12-27T02:14:00Z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73D1F2376FBB4246844B1A4F48BC3382</vt:lpwstr>
  </property>
</Properties>
</file>